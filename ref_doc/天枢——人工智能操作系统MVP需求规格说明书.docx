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5F09DF">
      <w:pPr>
        <w:spacing w:before="480" w:after="480" w:line="288" w:lineRule="auto"/>
        <w:ind w:left="0"/>
        <w:jc w:val="center"/>
        <w:rPr>
          <w:rFonts w:hint="eastAsia" w:ascii="微软雅黑" w:hAnsi="微软雅黑" w:eastAsia="微软雅黑" w:cs="微软雅黑"/>
          <w:b/>
          <w:sz w:val="5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sz w:val="52"/>
        </w:rPr>
        <w:t>天枢</w:t>
      </w:r>
      <w:r>
        <w:rPr>
          <w:rFonts w:hint="eastAsia" w:ascii="微软雅黑" w:hAnsi="微软雅黑" w:eastAsia="微软雅黑" w:cs="微软雅黑"/>
          <w:b/>
          <w:sz w:val="52"/>
          <w:lang w:eastAsia="zh-CN"/>
        </w:rPr>
        <w:t>——</w:t>
      </w:r>
      <w:r>
        <w:rPr>
          <w:rFonts w:hint="eastAsia" w:ascii="微软雅黑" w:hAnsi="微软雅黑" w:eastAsia="微软雅黑" w:cs="微软雅黑"/>
          <w:b/>
          <w:sz w:val="52"/>
          <w:lang w:val="en-US" w:eastAsia="zh-CN"/>
        </w:rPr>
        <w:t>人工智能操作系统</w:t>
      </w:r>
    </w:p>
    <w:p w14:paraId="1AF189EC">
      <w:pPr>
        <w:spacing w:before="480" w:after="480" w:line="288" w:lineRule="auto"/>
        <w:ind w:left="0"/>
        <w:jc w:val="center"/>
        <w:rPr>
          <w:rFonts w:hint="eastAsia" w:ascii="微软雅黑" w:hAnsi="微软雅黑" w:eastAsia="微软雅黑" w:cs="微软雅黑"/>
          <w:b/>
          <w:sz w:val="52"/>
        </w:rPr>
      </w:pPr>
      <w:r>
        <w:rPr>
          <w:rFonts w:hint="eastAsia" w:ascii="微软雅黑" w:hAnsi="微软雅黑" w:eastAsia="微软雅黑" w:cs="微软雅黑"/>
          <w:b/>
          <w:sz w:val="52"/>
        </w:rPr>
        <w:t>MVP 需求规格说明书</w:t>
      </w:r>
    </w:p>
    <w:p w14:paraId="28A795E2">
      <w:pPr>
        <w:spacing w:before="380" w:after="140" w:line="288" w:lineRule="auto"/>
        <w:ind w:left="0"/>
        <w:jc w:val="left"/>
        <w:outlineLvl w:val="0"/>
        <w:rPr>
          <w:rFonts w:hint="eastAsia" w:ascii="微软雅黑" w:hAnsi="微软雅黑" w:eastAsia="微软雅黑" w:cs="微软雅黑"/>
        </w:rPr>
      </w:pPr>
      <w:bookmarkStart w:id="0" w:name="heading_0"/>
      <w:r>
        <w:rPr>
          <w:rFonts w:hint="eastAsia" w:ascii="微软雅黑" w:hAnsi="微软雅黑" w:eastAsia="微软雅黑" w:cs="微软雅黑"/>
          <w:b/>
          <w:sz w:val="36"/>
        </w:rPr>
        <w:t>1. 引言</w:t>
      </w:r>
      <w:bookmarkEnd w:id="0"/>
    </w:p>
    <w:p w14:paraId="4CB749FD">
      <w:pPr>
        <w:spacing w:before="320" w:after="120" w:line="288" w:lineRule="auto"/>
        <w:ind w:left="0"/>
        <w:jc w:val="left"/>
        <w:outlineLvl w:val="1"/>
        <w:rPr>
          <w:rFonts w:hint="eastAsia" w:ascii="微软雅黑" w:hAnsi="微软雅黑" w:eastAsia="微软雅黑" w:cs="微软雅黑"/>
        </w:rPr>
      </w:pPr>
      <w:bookmarkStart w:id="1" w:name="heading_1"/>
      <w:r>
        <w:rPr>
          <w:rFonts w:hint="eastAsia" w:ascii="微软雅黑" w:hAnsi="微软雅黑" w:eastAsia="微软雅黑" w:cs="微软雅黑"/>
          <w:b/>
          <w:sz w:val="32"/>
        </w:rPr>
        <w:t>1.1 项目背景</w:t>
      </w:r>
      <w:bookmarkEnd w:id="1"/>
    </w:p>
    <w:p w14:paraId="2B6B5951">
      <w:pPr>
        <w:spacing w:before="120" w:after="120" w:line="288" w:lineRule="auto"/>
        <w:ind w:left="0"/>
        <w:jc w:val="left"/>
        <w:rPr>
          <w:del w:id="0" w:author="l" w:date="2026-03-16T10:29:45Z"/>
          <w:rFonts w:hint="eastAsia" w:ascii="微软雅黑" w:hAnsi="微软雅黑" w:eastAsia="微软雅黑" w:cs="微软雅黑"/>
        </w:rPr>
      </w:pPr>
      <w:del w:id="1" w:author="l" w:date="2026-03-16T10:29:45Z">
        <w:r>
          <w:rPr>
            <w:rFonts w:hint="eastAsia" w:ascii="微软雅黑" w:hAnsi="微软雅黑" w:eastAsia="微软雅黑" w:cs="微软雅黑"/>
            <w:sz w:val="22"/>
          </w:rPr>
          <w:delText>随着高通量测序技术的普及，多组学数据呈指数级增长。传统数据分析流程涉及多个独立工具，操作复杂、重现性差，且难以沉淀专家经验。本项目旨在构建一个由自然语言驱动的人工智能分析平台，通过“天枢”（人工智能操作系统）实现意图理解与任务调度，结合“OpenClaw”统一执行引擎，打通大语言模型与经典生信工具，并利用本体库实现知识闭环，从而显著提升数据分析的效率与智能化水平。</w:delText>
        </w:r>
      </w:del>
    </w:p>
    <w:p w14:paraId="682FA913">
      <w:pPr>
        <w:keepNext w:val="0"/>
        <w:keepLines w:val="0"/>
        <w:widowControl/>
        <w:suppressLineNumbers w:val="0"/>
        <w:spacing w:before="120" w:beforeAutospacing="0" w:after="120" w:afterAutospacing="0" w:line="288" w:lineRule="auto"/>
        <w:ind w:left="0" w:right="0"/>
        <w:jc w:val="left"/>
        <w:rPr>
          <w:ins w:id="3" w:author="l" w:date="2026-03-16T10:29:29Z"/>
          <w:rFonts w:hint="eastAsia" w:ascii="微软雅黑" w:hAnsi="微软雅黑" w:eastAsia="微软雅黑" w:cs="微软雅黑"/>
          <w:sz w:val="22"/>
          <w:rPrChange w:id="4" w:author="l" w:date="2026-03-16T10:29:35Z">
            <w:rPr>
              <w:ins w:id="5" w:author="l" w:date="2026-03-16T10:29:29Z"/>
            </w:rPr>
          </w:rPrChange>
        </w:rPr>
        <w:pPrChange w:id="2" w:author="l" w:date="2026-03-16T10:29:35Z">
          <w:pPr>
            <w:pStyle w:val="2"/>
            <w:keepNext w:val="0"/>
            <w:keepLines w:val="0"/>
            <w:widowControl/>
            <w:suppressLineNumbers w:val="0"/>
            <w:spacing w:before="90" w:beforeAutospacing="0" w:after="240" w:afterAutospacing="0"/>
            <w:ind w:left="0" w:right="0"/>
            <w:jc w:val="both"/>
          </w:pPr>
        </w:pPrChange>
      </w:pPr>
      <w:del w:id="6" w:author="l" w:date="2026-03-16T10:29:38Z">
        <w:r>
          <w:rPr>
            <w:rFonts w:hint="eastAsia" w:ascii="微软雅黑" w:hAnsi="微软雅黑" w:eastAsia="微软雅黑" w:cs="微软雅黑"/>
            <w:sz w:val="22"/>
          </w:rPr>
          <w:delText>本次开发为最小可行产品（MVP），核心目标是验证技术原理，展现核心交互逻辑，并为后续功能扩展奠定基础。</w:delText>
        </w:r>
      </w:del>
      <w:ins w:id="7" w:author="l" w:date="2026-03-16T10:29:29Z">
        <w:r>
          <w:rPr>
            <w:rFonts w:hint="eastAsia" w:ascii="微软雅黑" w:hAnsi="微软雅黑" w:eastAsia="微软雅黑" w:cs="微软雅黑"/>
            <w:b w:val="0"/>
            <w:bCs w:val="0"/>
            <w:i w:val="0"/>
            <w:iCs w:val="0"/>
            <w:spacing w:val="0"/>
            <w:w w:val="100"/>
            <w:sz w:val="22"/>
            <w:szCs w:val="22"/>
            <w:shd w:val="clear"/>
            <w:vertAlign w:val="baseline"/>
            <w:rPrChange w:id="8" w:author="l" w:date="2026-03-16T10:29:35Z">
              <w:rPr>
                <w:rFonts w:ascii="quote-cjk-patch" w:hAnsi="quote-cjk-patch" w:eastAsia="quote-cjk-patch" w:cs="quote-cjk-patch"/>
                <w:b w:val="0"/>
                <w:bCs w:val="0"/>
                <w:i w:val="0"/>
                <w:iCs w:val="0"/>
                <w:color w:val="0F1115"/>
                <w:spacing w:val="0"/>
                <w:w w:val="100"/>
                <w:sz w:val="24"/>
                <w:szCs w:val="24"/>
                <w:shd w:val="clear" w:fill="FFFFFF"/>
                <w:vertAlign w:val="baseline"/>
              </w:rPr>
            </w:rPrChange>
          </w:rPr>
          <w:t>天枢是一个面向复杂科研分析的认知智能操作系统。它旨在构建</w:t>
        </w:r>
      </w:ins>
      <w:ins w:id="10" w:author="l" w:date="2026-03-16T10:29:29Z">
        <w:r>
          <w:rPr>
            <w:rFonts w:hint="eastAsia" w:ascii="微软雅黑" w:hAnsi="微软雅黑" w:eastAsia="微软雅黑" w:cs="微软雅黑"/>
            <w:b w:val="0"/>
            <w:bCs w:val="0"/>
            <w:i w:val="0"/>
            <w:iCs w:val="0"/>
            <w:spacing w:val="0"/>
            <w:w w:val="100"/>
            <w:sz w:val="22"/>
            <w:szCs w:val="22"/>
            <w:shd w:val="clear"/>
            <w:vertAlign w:val="baseline"/>
            <w:rPrChange w:id="11" w:author="l" w:date="2026-03-16T10:29:35Z">
              <w:rPr>
                <w:rFonts w:hint="default" w:ascii="quote-cjk-patch" w:hAnsi="quote-cjk-patch" w:eastAsia="quote-cjk-patch" w:cs="quote-cjk-patch"/>
                <w:b/>
                <w:bCs/>
                <w:i w:val="0"/>
                <w:iCs w:val="0"/>
                <w:color w:val="0F1115"/>
                <w:spacing w:val="0"/>
                <w:w w:val="100"/>
                <w:sz w:val="24"/>
                <w:szCs w:val="24"/>
                <w:shd w:val="clear" w:fill="FFFFFF"/>
                <w:vertAlign w:val="baseline"/>
              </w:rPr>
            </w:rPrChange>
          </w:rPr>
          <w:t>领域本体与智能执行层的深度融合平台</w:t>
        </w:r>
      </w:ins>
      <w:ins w:id="13" w:author="l" w:date="2026-03-16T10:29:29Z">
        <w:r>
          <w:rPr>
            <w:rFonts w:hint="eastAsia" w:ascii="微软雅黑" w:hAnsi="微软雅黑" w:eastAsia="微软雅黑" w:cs="微软雅黑"/>
            <w:b w:val="0"/>
            <w:bCs w:val="0"/>
            <w:i w:val="0"/>
            <w:iCs w:val="0"/>
            <w:spacing w:val="0"/>
            <w:w w:val="100"/>
            <w:sz w:val="22"/>
            <w:szCs w:val="22"/>
            <w:shd w:val="clear"/>
            <w:vertAlign w:val="baseline"/>
            <w:rPrChange w:id="14" w:author="l" w:date="2026-03-16T10:29:35Z"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F1115"/>
                <w:spacing w:val="0"/>
                <w:w w:val="100"/>
                <w:sz w:val="24"/>
                <w:szCs w:val="24"/>
                <w:shd w:val="clear" w:fill="FFFFFF"/>
                <w:vertAlign w:val="baseline"/>
              </w:rPr>
            </w:rPrChange>
          </w:rPr>
          <w:t>，将科学家的自然语言指令转化为可追溯、可解释、可优化的自动化分析流程。系统以</w:t>
        </w:r>
      </w:ins>
      <w:ins w:id="16" w:author="l" w:date="2026-03-16T10:29:29Z">
        <w:r>
          <w:rPr>
            <w:rFonts w:hint="eastAsia" w:ascii="微软雅黑" w:hAnsi="微软雅黑" w:eastAsia="微软雅黑" w:cs="微软雅黑"/>
            <w:b w:val="0"/>
            <w:bCs w:val="0"/>
            <w:i w:val="0"/>
            <w:iCs w:val="0"/>
            <w:spacing w:val="0"/>
            <w:w w:val="100"/>
            <w:sz w:val="22"/>
            <w:szCs w:val="22"/>
            <w:shd w:val="clear"/>
            <w:vertAlign w:val="baseline"/>
            <w:rPrChange w:id="17" w:author="l" w:date="2026-03-16T10:29:35Z">
              <w:rPr>
                <w:rFonts w:hint="default" w:ascii="quote-cjk-patch" w:hAnsi="quote-cjk-patch" w:eastAsia="quote-cjk-patch" w:cs="quote-cjk-patch"/>
                <w:b/>
                <w:bCs/>
                <w:i w:val="0"/>
                <w:iCs w:val="0"/>
                <w:color w:val="0F1115"/>
                <w:spacing w:val="0"/>
                <w:w w:val="100"/>
                <w:sz w:val="24"/>
                <w:szCs w:val="24"/>
                <w:shd w:val="clear" w:fill="FFFFFF"/>
                <w:vertAlign w:val="baseline"/>
              </w:rPr>
            </w:rPrChange>
          </w:rPr>
          <w:t>透明化执行</w:t>
        </w:r>
      </w:ins>
      <w:ins w:id="19" w:author="l" w:date="2026-03-16T10:29:29Z">
        <w:r>
          <w:rPr>
            <w:rFonts w:hint="eastAsia" w:ascii="微软雅黑" w:hAnsi="微软雅黑" w:eastAsia="微软雅黑" w:cs="微软雅黑"/>
            <w:b w:val="0"/>
            <w:bCs w:val="0"/>
            <w:i w:val="0"/>
            <w:iCs w:val="0"/>
            <w:spacing w:val="0"/>
            <w:w w:val="100"/>
            <w:sz w:val="22"/>
            <w:szCs w:val="22"/>
            <w:shd w:val="clear"/>
            <w:vertAlign w:val="baseline"/>
            <w:rPrChange w:id="20" w:author="l" w:date="2026-03-16T10:29:35Z"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F1115"/>
                <w:spacing w:val="0"/>
                <w:w w:val="100"/>
                <w:sz w:val="24"/>
                <w:szCs w:val="24"/>
                <w:shd w:val="clear" w:fill="FFFFFF"/>
                <w:vertAlign w:val="baseline"/>
              </w:rPr>
            </w:rPrChange>
          </w:rPr>
          <w:t>与</w:t>
        </w:r>
      </w:ins>
      <w:ins w:id="22" w:author="l" w:date="2026-03-16T10:29:29Z">
        <w:r>
          <w:rPr>
            <w:rFonts w:hint="eastAsia" w:ascii="微软雅黑" w:hAnsi="微软雅黑" w:eastAsia="微软雅黑" w:cs="微软雅黑"/>
            <w:b w:val="0"/>
            <w:bCs w:val="0"/>
            <w:i w:val="0"/>
            <w:iCs w:val="0"/>
            <w:spacing w:val="0"/>
            <w:w w:val="100"/>
            <w:sz w:val="22"/>
            <w:szCs w:val="22"/>
            <w:shd w:val="clear"/>
            <w:vertAlign w:val="baseline"/>
            <w:rPrChange w:id="23" w:author="l" w:date="2026-03-16T10:29:35Z">
              <w:rPr>
                <w:rFonts w:hint="default" w:ascii="quote-cjk-patch" w:hAnsi="quote-cjk-patch" w:eastAsia="quote-cjk-patch" w:cs="quote-cjk-patch"/>
                <w:b/>
                <w:bCs/>
                <w:i w:val="0"/>
                <w:iCs w:val="0"/>
                <w:color w:val="0F1115"/>
                <w:spacing w:val="0"/>
                <w:w w:val="100"/>
                <w:sz w:val="24"/>
                <w:szCs w:val="24"/>
                <w:shd w:val="clear" w:fill="FFFFFF"/>
                <w:vertAlign w:val="baseline"/>
              </w:rPr>
            </w:rPrChange>
          </w:rPr>
          <w:t>人机协同进化</w:t>
        </w:r>
      </w:ins>
      <w:ins w:id="25" w:author="l" w:date="2026-03-16T10:29:29Z">
        <w:r>
          <w:rPr>
            <w:rFonts w:hint="eastAsia" w:ascii="微软雅黑" w:hAnsi="微软雅黑" w:eastAsia="微软雅黑" w:cs="微软雅黑"/>
            <w:b w:val="0"/>
            <w:bCs w:val="0"/>
            <w:i w:val="0"/>
            <w:iCs w:val="0"/>
            <w:spacing w:val="0"/>
            <w:w w:val="100"/>
            <w:sz w:val="22"/>
            <w:szCs w:val="22"/>
            <w:shd w:val="clear"/>
            <w:vertAlign w:val="baseline"/>
            <w:rPrChange w:id="26" w:author="l" w:date="2026-03-16T10:29:35Z"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F1115"/>
                <w:spacing w:val="0"/>
                <w:w w:val="100"/>
                <w:sz w:val="24"/>
                <w:szCs w:val="24"/>
                <w:shd w:val="clear" w:fill="FFFFFF"/>
                <w:vertAlign w:val="baseline"/>
              </w:rPr>
            </w:rPrChange>
          </w:rPr>
          <w:t>为核心设计理念，让AI成为科学家的“协作者”而非“黑箱工具”。</w:t>
        </w:r>
      </w:ins>
    </w:p>
    <w:p w14:paraId="252DEBD8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2"/>
        </w:rPr>
      </w:pPr>
      <w:ins w:id="28" w:author="l" w:date="2026-03-16T10:29:39Z">
        <w:r>
          <w:rPr>
            <w:rFonts w:hint="eastAsia" w:ascii="微软雅黑" w:hAnsi="微软雅黑" w:eastAsia="微软雅黑" w:cs="微软雅黑"/>
            <w:sz w:val="22"/>
          </w:rPr>
          <w:t>本次开发为最小可行产品（MVP），核心目标是验证技术原理，展现核心交互逻辑，并为后续功能扩展奠定基础。</w:t>
        </w:r>
      </w:ins>
    </w:p>
    <w:p w14:paraId="49E2B6BB">
      <w:pPr>
        <w:spacing w:before="320" w:after="120" w:line="288" w:lineRule="auto"/>
        <w:ind w:left="0"/>
        <w:jc w:val="left"/>
        <w:outlineLvl w:val="1"/>
        <w:rPr>
          <w:rFonts w:hint="eastAsia" w:ascii="微软雅黑" w:hAnsi="微软雅黑" w:eastAsia="微软雅黑" w:cs="微软雅黑"/>
        </w:rPr>
      </w:pPr>
      <w:bookmarkStart w:id="2" w:name="heading_2"/>
      <w:r>
        <w:rPr>
          <w:rFonts w:hint="eastAsia" w:ascii="微软雅黑" w:hAnsi="微软雅黑" w:eastAsia="微软雅黑" w:cs="微软雅黑"/>
          <w:b/>
          <w:sz w:val="32"/>
        </w:rPr>
        <w:t>1.2 项目目标</w:t>
      </w:r>
      <w:bookmarkEnd w:id="2"/>
    </w:p>
    <w:p w14:paraId="7B5FFBEA">
      <w:pPr>
        <w:pStyle w:val="2"/>
        <w:keepNext w:val="0"/>
        <w:keepLines w:val="0"/>
        <w:widowControl/>
        <w:suppressLineNumbers w:val="0"/>
        <w:spacing w:before="240" w:beforeAutospacing="0" w:after="240" w:afterAutospacing="0"/>
        <w:ind w:left="0" w:right="0"/>
        <w:jc w:val="both"/>
        <w:rPr>
          <w:ins w:id="29" w:author="l" w:date="2026-03-16T10:27:43Z"/>
          <w:rFonts w:hint="eastAsia" w:ascii="微软雅黑" w:hAnsi="微软雅黑" w:eastAsia="微软雅黑" w:cs="微软雅黑"/>
          <w:sz w:val="22"/>
          <w:rPrChange w:id="30" w:author="l" w:date="2026-03-16T10:28:00Z">
            <w:rPr>
              <w:ins w:id="31" w:author="l" w:date="2026-03-16T10:27:43Z"/>
            </w:rPr>
          </w:rPrChange>
        </w:rPr>
      </w:pPr>
      <w:ins w:id="32" w:author="l" w:date="2026-03-16T10:27:43Z">
        <w:r>
          <w:rPr>
            <w:rFonts w:hint="eastAsia" w:ascii="微软雅黑" w:hAnsi="微软雅黑" w:eastAsia="微软雅黑" w:cs="微软雅黑"/>
            <w:b w:val="0"/>
            <w:bCs w:val="0"/>
            <w:i w:val="0"/>
            <w:iCs w:val="0"/>
            <w:color w:val="0F1115"/>
            <w:spacing w:val="0"/>
            <w:w w:val="100"/>
            <w:sz w:val="22"/>
            <w:szCs w:val="22"/>
            <w:shd w:val="clear" w:fill="FFFFFF"/>
            <w:vertAlign w:val="baseline"/>
            <w:rPrChange w:id="33" w:author="l" w:date="2026-03-16T10:28:00Z">
              <w:rPr>
                <w:rFonts w:ascii="quote-cjk-patch" w:hAnsi="quote-cjk-patch" w:eastAsia="quote-cjk-patch" w:cs="quote-cjk-patch"/>
                <w:b w:val="0"/>
                <w:bCs w:val="0"/>
                <w:i w:val="0"/>
                <w:iCs w:val="0"/>
                <w:color w:val="0F1115"/>
                <w:spacing w:val="0"/>
                <w:w w:val="100"/>
                <w:sz w:val="24"/>
                <w:szCs w:val="24"/>
                <w:shd w:val="clear" w:fill="FFFFFF"/>
                <w:vertAlign w:val="baseline"/>
              </w:rPr>
            </w:rPrChange>
          </w:rPr>
          <w:t>构建一个以</w:t>
        </w:r>
      </w:ins>
      <w:ins w:id="35" w:author="l" w:date="2026-03-16T10:27:43Z">
        <w:r>
          <w:rPr>
            <w:rFonts w:hint="eastAsia" w:ascii="微软雅黑" w:hAnsi="微软雅黑" w:eastAsia="微软雅黑" w:cs="微软雅黑"/>
            <w:b/>
            <w:bCs/>
            <w:i w:val="0"/>
            <w:iCs w:val="0"/>
            <w:color w:val="0F1115"/>
            <w:spacing w:val="0"/>
            <w:w w:val="100"/>
            <w:sz w:val="22"/>
            <w:szCs w:val="22"/>
            <w:shd w:val="clear" w:fill="FFFFFF"/>
            <w:vertAlign w:val="baseline"/>
            <w:rPrChange w:id="36" w:author="l" w:date="2026-03-16T10:28:00Z">
              <w:rPr>
                <w:rFonts w:hint="default" w:ascii="quote-cjk-patch" w:hAnsi="quote-cjk-patch" w:eastAsia="quote-cjk-patch" w:cs="quote-cjk-patch"/>
                <w:b/>
                <w:bCs/>
                <w:i w:val="0"/>
                <w:iCs w:val="0"/>
                <w:color w:val="0F1115"/>
                <w:spacing w:val="0"/>
                <w:w w:val="100"/>
                <w:sz w:val="24"/>
                <w:szCs w:val="24"/>
                <w:shd w:val="clear" w:fill="FFFFFF"/>
                <w:vertAlign w:val="baseline"/>
              </w:rPr>
            </w:rPrChange>
          </w:rPr>
          <w:t>本体库为语义核心、以大模型为决策大脑、以OpenClaw</w:t>
        </w:r>
      </w:ins>
      <w:ins w:id="38" w:author="l" w:date="2026-03-16T11:17:06Z">
        <w:r>
          <w:rPr>
            <w:rFonts w:hint="eastAsia" w:ascii="微软雅黑" w:hAnsi="微软雅黑" w:eastAsia="微软雅黑" w:cs="微软雅黑"/>
            <w:b/>
            <w:bCs/>
            <w:i w:val="0"/>
            <w:iCs w:val="0"/>
            <w:color w:val="0F1115"/>
            <w:spacing w:val="0"/>
            <w:w w:val="100"/>
            <w:sz w:val="22"/>
            <w:szCs w:val="22"/>
            <w:shd w:val="clear" w:fill="FFFFFF"/>
            <w:vertAlign w:val="baseline"/>
            <w:lang w:val="en-US" w:eastAsia="zh-CN"/>
          </w:rPr>
          <w:t>辅助</w:t>
        </w:r>
      </w:ins>
      <w:ins w:id="39" w:author="l" w:date="2026-03-16T10:27:43Z">
        <w:r>
          <w:rPr>
            <w:rFonts w:hint="eastAsia" w:ascii="微软雅黑" w:hAnsi="微软雅黑" w:eastAsia="微软雅黑" w:cs="微软雅黑"/>
            <w:b w:val="0"/>
            <w:bCs w:val="0"/>
            <w:i w:val="0"/>
            <w:iCs w:val="0"/>
            <w:color w:val="0F1115"/>
            <w:spacing w:val="0"/>
            <w:w w:val="100"/>
            <w:sz w:val="22"/>
            <w:szCs w:val="22"/>
            <w:shd w:val="clear" w:fill="FFFFFF"/>
            <w:vertAlign w:val="baseline"/>
            <w:rPrChange w:id="40" w:author="l" w:date="2026-03-16T10:28:00Z"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F1115"/>
                <w:spacing w:val="0"/>
                <w:w w:val="100"/>
                <w:sz w:val="24"/>
                <w:szCs w:val="24"/>
                <w:shd w:val="clear" w:fill="FFFFFF"/>
                <w:vertAlign w:val="baseline"/>
              </w:rPr>
            </w:rPrChange>
          </w:rPr>
          <w:t>的AI操作系统，实现以下核心能力：</w:t>
        </w:r>
      </w:ins>
    </w:p>
    <w:p w14:paraId="68EA13CD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240" w:beforeAutospacing="0" w:after="0" w:afterAutospacing="0"/>
        <w:ind w:left="0" w:right="0"/>
        <w:jc w:val="both"/>
        <w:rPr>
          <w:ins w:id="42" w:author="l" w:date="2026-03-16T11:14:39Z"/>
          <w:rFonts w:hint="eastAsia" w:ascii="微软雅黑" w:hAnsi="微软雅黑" w:eastAsia="微软雅黑" w:cs="微软雅黑"/>
          <w:sz w:val="22"/>
          <w:szCs w:val="21"/>
          <w:rPrChange w:id="43" w:author="l" w:date="2026-03-16T11:14:59Z">
            <w:rPr>
              <w:ins w:id="44" w:author="l" w:date="2026-03-16T11:14:39Z"/>
            </w:rPr>
          </w:rPrChange>
        </w:rPr>
      </w:pPr>
      <w:ins w:id="45" w:author="l" w:date="2026-03-16T11:14:39Z">
        <w:r>
          <w:rPr>
            <w:rFonts w:hint="eastAsia" w:ascii="微软雅黑" w:hAnsi="微软雅黑" w:eastAsia="微软雅黑" w:cs="微软雅黑"/>
            <w:sz w:val="22"/>
            <w:szCs w:val="21"/>
            <w:rPrChange w:id="46" w:author="l" w:date="2026-03-16T11:14:59Z">
              <w:rPr/>
            </w:rPrChange>
          </w:rPr>
          <w:t xml:space="preserve"> </w:t>
        </w:r>
      </w:ins>
      <w:ins w:id="48" w:author="l" w:date="2026-03-16T11:14:39Z">
        <w:r>
          <w:rPr>
            <w:rFonts w:hint="eastAsia" w:ascii="微软雅黑" w:hAnsi="微软雅黑" w:eastAsia="微软雅黑" w:cs="微软雅黑"/>
            <w:b/>
            <w:bCs/>
            <w:i w:val="0"/>
            <w:iCs w:val="0"/>
            <w:color w:val="0F1115"/>
            <w:spacing w:val="0"/>
            <w:w w:val="100"/>
            <w:sz w:val="22"/>
            <w:szCs w:val="22"/>
            <w:shd w:val="clear" w:fill="FFFFFF"/>
            <w:vertAlign w:val="baseline"/>
            <w:rPrChange w:id="49" w:author="l" w:date="2026-03-16T11:14:59Z">
              <w:rPr>
                <w:rFonts w:ascii="quote-cjk-patch" w:hAnsi="quote-cjk-patch" w:eastAsia="quote-cjk-patch" w:cs="quote-cjk-patch"/>
                <w:b/>
                <w:bCs/>
                <w:i w:val="0"/>
                <w:iCs w:val="0"/>
                <w:color w:val="0F1115"/>
                <w:spacing w:val="0"/>
                <w:w w:val="100"/>
                <w:sz w:val="24"/>
                <w:szCs w:val="24"/>
                <w:shd w:val="clear" w:fill="FFFFFF"/>
                <w:vertAlign w:val="baseline"/>
              </w:rPr>
            </w:rPrChange>
          </w:rPr>
          <w:t>构建科研意图理解引擎</w:t>
        </w:r>
      </w:ins>
      <w:ins w:id="51" w:author="l" w:date="2026-03-16T11:14:39Z">
        <w:r>
          <w:rPr>
            <w:rFonts w:hint="eastAsia" w:ascii="微软雅黑" w:hAnsi="微软雅黑" w:eastAsia="微软雅黑" w:cs="微软雅黑"/>
            <w:b w:val="0"/>
            <w:bCs w:val="0"/>
            <w:i w:val="0"/>
            <w:iCs w:val="0"/>
            <w:color w:val="0F1115"/>
            <w:spacing w:val="0"/>
            <w:w w:val="100"/>
            <w:sz w:val="22"/>
            <w:szCs w:val="22"/>
            <w:shd w:val="clear" w:fill="FFFFFF"/>
            <w:vertAlign w:val="baseline"/>
            <w:rPrChange w:id="52" w:author="l" w:date="2026-03-16T11:14:59Z"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F1115"/>
                <w:spacing w:val="0"/>
                <w:w w:val="100"/>
                <w:sz w:val="24"/>
                <w:szCs w:val="24"/>
                <w:shd w:val="clear" w:fill="FFFFFF"/>
                <w:vertAlign w:val="baseline"/>
              </w:rPr>
            </w:rPrChange>
          </w:rPr>
          <w:t>：实现基于领域本体的自然语言对话解析，准确将科研用户的模糊查询转化为可执行的任务指令，并映射到知识体系。</w:t>
        </w:r>
      </w:ins>
    </w:p>
    <w:p w14:paraId="7F66DA2A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0"/>
        <w:ind w:left="0" w:right="0"/>
        <w:jc w:val="both"/>
        <w:rPr>
          <w:ins w:id="54" w:author="l" w:date="2026-03-16T11:14:39Z"/>
          <w:rFonts w:hint="eastAsia" w:ascii="微软雅黑" w:hAnsi="微软雅黑" w:eastAsia="微软雅黑" w:cs="微软雅黑"/>
          <w:sz w:val="22"/>
          <w:szCs w:val="21"/>
          <w:rPrChange w:id="55" w:author="l" w:date="2026-03-16T11:14:59Z">
            <w:rPr>
              <w:ins w:id="56" w:author="l" w:date="2026-03-16T11:14:39Z"/>
            </w:rPr>
          </w:rPrChange>
        </w:rPr>
      </w:pPr>
      <w:ins w:id="57" w:author="l" w:date="2026-03-16T11:14:39Z">
        <w:r>
          <w:rPr>
            <w:rFonts w:hint="eastAsia" w:ascii="微软雅黑" w:hAnsi="微软雅黑" w:eastAsia="微软雅黑" w:cs="微软雅黑"/>
            <w:sz w:val="22"/>
            <w:szCs w:val="21"/>
            <w:rPrChange w:id="58" w:author="l" w:date="2026-03-16T11:14:59Z">
              <w:rPr/>
            </w:rPrChange>
          </w:rPr>
          <w:t xml:space="preserve"> </w:t>
        </w:r>
      </w:ins>
      <w:ins w:id="60" w:author="l" w:date="2026-03-16T11:14:39Z">
        <w:r>
          <w:rPr>
            <w:rFonts w:hint="eastAsia" w:ascii="微软雅黑" w:hAnsi="微软雅黑" w:eastAsia="微软雅黑" w:cs="微软雅黑"/>
            <w:b/>
            <w:bCs/>
            <w:i w:val="0"/>
            <w:iCs w:val="0"/>
            <w:color w:val="0F1115"/>
            <w:spacing w:val="0"/>
            <w:w w:val="100"/>
            <w:sz w:val="22"/>
            <w:szCs w:val="22"/>
            <w:shd w:val="clear" w:fill="FFFFFF"/>
            <w:vertAlign w:val="baseline"/>
            <w:rPrChange w:id="61" w:author="l" w:date="2026-03-16T11:14:59Z">
              <w:rPr>
                <w:rFonts w:hint="default" w:ascii="quote-cjk-patch" w:hAnsi="quote-cjk-patch" w:eastAsia="quote-cjk-patch" w:cs="quote-cjk-patch"/>
                <w:b/>
                <w:bCs/>
                <w:i w:val="0"/>
                <w:iCs w:val="0"/>
                <w:color w:val="0F1115"/>
                <w:spacing w:val="0"/>
                <w:w w:val="100"/>
                <w:sz w:val="24"/>
                <w:szCs w:val="24"/>
                <w:shd w:val="clear" w:fill="FFFFFF"/>
                <w:vertAlign w:val="baseline"/>
              </w:rPr>
            </w:rPrChange>
          </w:rPr>
          <w:t>建立模型</w:t>
        </w:r>
      </w:ins>
      <w:ins w:id="63" w:author="l" w:date="2026-03-16T11:15:15Z">
        <w:r>
          <w:rPr>
            <w:rFonts w:hint="eastAsia" w:ascii="微软雅黑" w:hAnsi="微软雅黑" w:eastAsia="微软雅黑" w:cs="微软雅黑"/>
            <w:b/>
            <w:bCs/>
            <w:i w:val="0"/>
            <w:iCs w:val="0"/>
            <w:color w:val="0F1115"/>
            <w:spacing w:val="0"/>
            <w:w w:val="100"/>
            <w:sz w:val="22"/>
            <w:szCs w:val="22"/>
            <w:shd w:val="clear" w:fill="FFFFFF"/>
            <w:vertAlign w:val="baseline"/>
            <w:lang w:val="en-US" w:eastAsia="zh-CN"/>
          </w:rPr>
          <w:t>与工具</w:t>
        </w:r>
      </w:ins>
      <w:ins w:id="64" w:author="l" w:date="2026-03-16T11:14:39Z">
        <w:r>
          <w:rPr>
            <w:rFonts w:hint="eastAsia" w:ascii="微软雅黑" w:hAnsi="微软雅黑" w:eastAsia="微软雅黑" w:cs="微软雅黑"/>
            <w:b/>
            <w:bCs/>
            <w:i w:val="0"/>
            <w:iCs w:val="0"/>
            <w:color w:val="0F1115"/>
            <w:spacing w:val="0"/>
            <w:w w:val="100"/>
            <w:sz w:val="22"/>
            <w:szCs w:val="22"/>
            <w:shd w:val="clear" w:fill="FFFFFF"/>
            <w:vertAlign w:val="baseline"/>
            <w:rPrChange w:id="65" w:author="l" w:date="2026-03-16T11:14:59Z">
              <w:rPr>
                <w:rFonts w:hint="default" w:ascii="quote-cjk-patch" w:hAnsi="quote-cjk-patch" w:eastAsia="quote-cjk-patch" w:cs="quote-cjk-patch"/>
                <w:b/>
                <w:bCs/>
                <w:i w:val="0"/>
                <w:iCs w:val="0"/>
                <w:color w:val="0F1115"/>
                <w:spacing w:val="0"/>
                <w:w w:val="100"/>
                <w:sz w:val="24"/>
                <w:szCs w:val="24"/>
                <w:shd w:val="clear" w:fill="FFFFFF"/>
                <w:vertAlign w:val="baseline"/>
              </w:rPr>
            </w:rPrChange>
          </w:rPr>
          <w:t>协同机制</w:t>
        </w:r>
      </w:ins>
      <w:ins w:id="67" w:author="l" w:date="2026-03-16T11:14:39Z">
        <w:r>
          <w:rPr>
            <w:rFonts w:hint="eastAsia" w:ascii="微软雅黑" w:hAnsi="微软雅黑" w:eastAsia="微软雅黑" w:cs="微软雅黑"/>
            <w:b w:val="0"/>
            <w:bCs w:val="0"/>
            <w:i w:val="0"/>
            <w:iCs w:val="0"/>
            <w:color w:val="0F1115"/>
            <w:spacing w:val="0"/>
            <w:w w:val="100"/>
            <w:sz w:val="22"/>
            <w:szCs w:val="22"/>
            <w:shd w:val="clear" w:fill="FFFFFF"/>
            <w:vertAlign w:val="baseline"/>
            <w:rPrChange w:id="68" w:author="l" w:date="2026-03-16T11:14:59Z"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F1115"/>
                <w:spacing w:val="0"/>
                <w:w w:val="100"/>
                <w:sz w:val="24"/>
                <w:szCs w:val="24"/>
                <w:shd w:val="clear" w:fill="FFFFFF"/>
                <w:vertAlign w:val="baseline"/>
              </w:rPr>
            </w:rPrChange>
          </w:rPr>
          <w:t>：根据科研任务类型（如文献分析、数据建模、实验设计）智能调度</w:t>
        </w:r>
      </w:ins>
      <w:ins w:id="70" w:author="l" w:date="2026-03-16T11:15:22Z">
        <w:r>
          <w:rPr>
            <w:rFonts w:hint="eastAsia" w:ascii="微软雅黑" w:hAnsi="微软雅黑" w:eastAsia="微软雅黑" w:cs="微软雅黑"/>
            <w:b w:val="0"/>
            <w:bCs w:val="0"/>
            <w:i w:val="0"/>
            <w:iCs w:val="0"/>
            <w:color w:val="0F1115"/>
            <w:spacing w:val="0"/>
            <w:w w:val="100"/>
            <w:sz w:val="22"/>
            <w:szCs w:val="22"/>
            <w:shd w:val="clear" w:fill="FFFFFF"/>
            <w:vertAlign w:val="baseline"/>
            <w:lang w:val="en-US" w:eastAsia="zh-CN"/>
          </w:rPr>
          <w:t>大模型</w:t>
        </w:r>
      </w:ins>
      <w:ins w:id="71" w:author="l" w:date="2026-03-16T11:15:26Z">
        <w:r>
          <w:rPr>
            <w:rFonts w:hint="eastAsia" w:ascii="微软雅黑" w:hAnsi="微软雅黑" w:eastAsia="微软雅黑" w:cs="微软雅黑"/>
            <w:b w:val="0"/>
            <w:bCs w:val="0"/>
            <w:i w:val="0"/>
            <w:iCs w:val="0"/>
            <w:color w:val="0F1115"/>
            <w:spacing w:val="0"/>
            <w:w w:val="100"/>
            <w:sz w:val="22"/>
            <w:szCs w:val="22"/>
            <w:shd w:val="clear" w:fill="FFFFFF"/>
            <w:vertAlign w:val="baseline"/>
            <w:lang w:val="en-US" w:eastAsia="zh-CN"/>
          </w:rPr>
          <w:t>或</w:t>
        </w:r>
      </w:ins>
      <w:ins w:id="72" w:author="l" w:date="2026-03-16T11:15:28Z">
        <w:r>
          <w:rPr>
            <w:rFonts w:hint="eastAsia" w:ascii="微软雅黑" w:hAnsi="微软雅黑" w:eastAsia="微软雅黑" w:cs="微软雅黑"/>
            <w:b w:val="0"/>
            <w:bCs w:val="0"/>
            <w:i w:val="0"/>
            <w:iCs w:val="0"/>
            <w:color w:val="0F1115"/>
            <w:spacing w:val="0"/>
            <w:w w:val="100"/>
            <w:sz w:val="22"/>
            <w:szCs w:val="22"/>
            <w:shd w:val="clear" w:fill="FFFFFF"/>
            <w:vertAlign w:val="baseline"/>
            <w:lang w:val="en-US" w:eastAsia="zh-CN"/>
          </w:rPr>
          <w:t>逻辑工具</w:t>
        </w:r>
      </w:ins>
      <w:ins w:id="73" w:author="l" w:date="2026-03-16T11:14:39Z">
        <w:r>
          <w:rPr>
            <w:rFonts w:hint="eastAsia" w:ascii="微软雅黑" w:hAnsi="微软雅黑" w:eastAsia="微软雅黑" w:cs="微软雅黑"/>
            <w:b w:val="0"/>
            <w:bCs w:val="0"/>
            <w:i w:val="0"/>
            <w:iCs w:val="0"/>
            <w:color w:val="0F1115"/>
            <w:spacing w:val="0"/>
            <w:w w:val="100"/>
            <w:sz w:val="22"/>
            <w:szCs w:val="22"/>
            <w:shd w:val="clear" w:fill="FFFFFF"/>
            <w:vertAlign w:val="baseline"/>
            <w:rPrChange w:id="74" w:author="l" w:date="2026-03-16T11:14:59Z"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F1115"/>
                <w:spacing w:val="0"/>
                <w:w w:val="100"/>
                <w:sz w:val="24"/>
                <w:szCs w:val="24"/>
                <w:shd w:val="clear" w:fill="FFFFFF"/>
                <w:vertAlign w:val="baseline"/>
              </w:rPr>
            </w:rPrChange>
          </w:rPr>
          <w:t>，确保处理效果与效率。</w:t>
        </w:r>
      </w:ins>
    </w:p>
    <w:p w14:paraId="7FE71B65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0"/>
        <w:ind w:left="0" w:right="0"/>
        <w:jc w:val="both"/>
        <w:rPr>
          <w:ins w:id="76" w:author="l" w:date="2026-03-16T11:14:39Z"/>
          <w:rFonts w:hint="eastAsia" w:ascii="微软雅黑" w:hAnsi="微软雅黑" w:eastAsia="微软雅黑" w:cs="微软雅黑"/>
          <w:sz w:val="22"/>
          <w:szCs w:val="21"/>
          <w:rPrChange w:id="77" w:author="l" w:date="2026-03-16T11:14:59Z">
            <w:rPr>
              <w:ins w:id="78" w:author="l" w:date="2026-03-16T11:14:39Z"/>
            </w:rPr>
          </w:rPrChange>
        </w:rPr>
      </w:pPr>
      <w:ins w:id="79" w:author="l" w:date="2026-03-16T11:14:39Z">
        <w:r>
          <w:rPr>
            <w:rFonts w:hint="eastAsia" w:ascii="微软雅黑" w:hAnsi="微软雅黑" w:eastAsia="微软雅黑" w:cs="微软雅黑"/>
            <w:sz w:val="22"/>
            <w:szCs w:val="21"/>
            <w:rPrChange w:id="80" w:author="l" w:date="2026-03-16T11:14:59Z">
              <w:rPr/>
            </w:rPrChange>
          </w:rPr>
          <w:t xml:space="preserve"> </w:t>
        </w:r>
      </w:ins>
      <w:ins w:id="82" w:author="l" w:date="2026-03-16T11:14:39Z">
        <w:r>
          <w:rPr>
            <w:rFonts w:hint="eastAsia" w:ascii="微软雅黑" w:hAnsi="微软雅黑" w:eastAsia="微软雅黑" w:cs="微软雅黑"/>
            <w:b/>
            <w:bCs/>
            <w:i w:val="0"/>
            <w:iCs w:val="0"/>
            <w:color w:val="0F1115"/>
            <w:spacing w:val="0"/>
            <w:w w:val="100"/>
            <w:sz w:val="22"/>
            <w:szCs w:val="22"/>
            <w:shd w:val="clear" w:fill="FFFFFF"/>
            <w:vertAlign w:val="baseline"/>
            <w:rPrChange w:id="83" w:author="l" w:date="2026-03-16T11:14:59Z">
              <w:rPr>
                <w:rFonts w:hint="default" w:ascii="quote-cjk-patch" w:hAnsi="quote-cjk-patch" w:eastAsia="quote-cjk-patch" w:cs="quote-cjk-patch"/>
                <w:b/>
                <w:bCs/>
                <w:i w:val="0"/>
                <w:iCs w:val="0"/>
                <w:color w:val="0F1115"/>
                <w:spacing w:val="0"/>
                <w:w w:val="100"/>
                <w:sz w:val="24"/>
                <w:szCs w:val="24"/>
                <w:shd w:val="clear" w:fill="FFFFFF"/>
                <w:vertAlign w:val="baseline"/>
              </w:rPr>
            </w:rPrChange>
          </w:rPr>
          <w:t>实现双轨决策流程可视化</w:t>
        </w:r>
      </w:ins>
      <w:ins w:id="85" w:author="l" w:date="2026-03-16T11:14:39Z">
        <w:r>
          <w:rPr>
            <w:rFonts w:hint="eastAsia" w:ascii="微软雅黑" w:hAnsi="微软雅黑" w:eastAsia="微软雅黑" w:cs="微软雅黑"/>
            <w:b w:val="0"/>
            <w:bCs w:val="0"/>
            <w:i w:val="0"/>
            <w:iCs w:val="0"/>
            <w:color w:val="0F1115"/>
            <w:spacing w:val="0"/>
            <w:w w:val="100"/>
            <w:sz w:val="22"/>
            <w:szCs w:val="22"/>
            <w:shd w:val="clear" w:fill="FFFFFF"/>
            <w:vertAlign w:val="baseline"/>
            <w:rPrChange w:id="86" w:author="l" w:date="2026-03-16T11:14:59Z"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F1115"/>
                <w:spacing w:val="0"/>
                <w:w w:val="100"/>
                <w:sz w:val="24"/>
                <w:szCs w:val="24"/>
                <w:shd w:val="clear" w:fill="FFFFFF"/>
                <w:vertAlign w:val="baseline"/>
              </w:rPr>
            </w:rPrChange>
          </w:rPr>
          <w:t>：每个分析环节</w:t>
        </w:r>
      </w:ins>
      <w:ins w:id="88" w:author="l" w:date="2026-03-16T11:15:39Z">
        <w:r>
          <w:rPr>
            <w:rFonts w:hint="eastAsia" w:ascii="微软雅黑" w:hAnsi="微软雅黑" w:eastAsia="微软雅黑" w:cs="微软雅黑"/>
            <w:b w:val="0"/>
            <w:bCs w:val="0"/>
            <w:i w:val="0"/>
            <w:iCs w:val="0"/>
            <w:color w:val="0F1115"/>
            <w:spacing w:val="0"/>
            <w:w w:val="100"/>
            <w:sz w:val="22"/>
            <w:szCs w:val="22"/>
            <w:shd w:val="clear" w:fill="FFFFFF"/>
            <w:vertAlign w:val="baseline"/>
            <w:lang w:val="en-US" w:eastAsia="zh-CN"/>
          </w:rPr>
          <w:t>在需要</w:t>
        </w:r>
      </w:ins>
      <w:ins w:id="89" w:author="l" w:date="2026-03-16T11:15:43Z">
        <w:r>
          <w:rPr>
            <w:rFonts w:hint="eastAsia" w:ascii="微软雅黑" w:hAnsi="微软雅黑" w:eastAsia="微软雅黑" w:cs="微软雅黑"/>
            <w:b w:val="0"/>
            <w:bCs w:val="0"/>
            <w:i w:val="0"/>
            <w:iCs w:val="0"/>
            <w:color w:val="0F1115"/>
            <w:spacing w:val="0"/>
            <w:w w:val="100"/>
            <w:sz w:val="22"/>
            <w:szCs w:val="22"/>
            <w:shd w:val="clear" w:fill="FFFFFF"/>
            <w:vertAlign w:val="baseline"/>
            <w:lang w:val="en-US" w:eastAsia="zh-CN"/>
          </w:rPr>
          <w:t>的时候，</w:t>
        </w:r>
      </w:ins>
      <w:ins w:id="90" w:author="l" w:date="2026-03-16T11:15:50Z">
        <w:r>
          <w:rPr>
            <w:rFonts w:hint="eastAsia" w:ascii="微软雅黑" w:hAnsi="微软雅黑" w:eastAsia="微软雅黑" w:cs="微软雅黑"/>
            <w:b w:val="0"/>
            <w:bCs w:val="0"/>
            <w:i w:val="0"/>
            <w:iCs w:val="0"/>
            <w:color w:val="0F1115"/>
            <w:spacing w:val="0"/>
            <w:w w:val="100"/>
            <w:sz w:val="22"/>
            <w:szCs w:val="22"/>
            <w:shd w:val="clear" w:fill="FFFFFF"/>
            <w:vertAlign w:val="baseline"/>
            <w:lang w:val="en-US" w:eastAsia="zh-CN"/>
          </w:rPr>
          <w:t>可以</w:t>
        </w:r>
      </w:ins>
      <w:ins w:id="91" w:author="l" w:date="2026-03-16T11:16:04Z">
        <w:r>
          <w:rPr>
            <w:rFonts w:hint="eastAsia" w:ascii="微软雅黑" w:hAnsi="微软雅黑" w:eastAsia="微软雅黑" w:cs="微软雅黑"/>
            <w:b w:val="0"/>
            <w:bCs w:val="0"/>
            <w:i w:val="0"/>
            <w:iCs w:val="0"/>
            <w:color w:val="0F1115"/>
            <w:spacing w:val="0"/>
            <w:w w:val="100"/>
            <w:sz w:val="22"/>
            <w:szCs w:val="22"/>
            <w:shd w:val="clear" w:fill="FFFFFF"/>
            <w:vertAlign w:val="baseline"/>
            <w:lang w:val="en-US" w:eastAsia="zh-CN"/>
          </w:rPr>
          <w:t>自由</w:t>
        </w:r>
      </w:ins>
      <w:ins w:id="92" w:author="l" w:date="2026-03-16T11:14:39Z">
        <w:r>
          <w:rPr>
            <w:rFonts w:hint="eastAsia" w:ascii="微软雅黑" w:hAnsi="微软雅黑" w:eastAsia="微软雅黑" w:cs="微软雅黑"/>
            <w:b w:val="0"/>
            <w:bCs w:val="0"/>
            <w:i w:val="0"/>
            <w:iCs w:val="0"/>
            <w:color w:val="0F1115"/>
            <w:spacing w:val="0"/>
            <w:w w:val="100"/>
            <w:sz w:val="22"/>
            <w:szCs w:val="22"/>
            <w:shd w:val="clear" w:fill="FFFFFF"/>
            <w:vertAlign w:val="baseline"/>
            <w:rPrChange w:id="93" w:author="l" w:date="2026-03-16T11:14:59Z"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F1115"/>
                <w:spacing w:val="0"/>
                <w:w w:val="100"/>
                <w:sz w:val="24"/>
                <w:szCs w:val="24"/>
                <w:shd w:val="clear" w:fill="FFFFFF"/>
                <w:vertAlign w:val="baseline"/>
              </w:rPr>
            </w:rPrChange>
          </w:rPr>
          <w:t>逻辑工具与大模型推理两种路径的选择，通过</w:t>
        </w:r>
      </w:ins>
      <w:ins w:id="95" w:author="l" w:date="2026-03-16T11:16:18Z">
        <w:r>
          <w:rPr>
            <w:rFonts w:hint="eastAsia" w:ascii="微软雅黑" w:hAnsi="微软雅黑" w:eastAsia="微软雅黑" w:cs="微软雅黑"/>
            <w:b w:val="0"/>
            <w:bCs w:val="0"/>
            <w:i w:val="0"/>
            <w:iCs w:val="0"/>
            <w:color w:val="0F1115"/>
            <w:spacing w:val="0"/>
            <w:w w:val="100"/>
            <w:sz w:val="22"/>
            <w:szCs w:val="22"/>
            <w:shd w:val="clear" w:fill="FFFFFF"/>
            <w:vertAlign w:val="baseline"/>
            <w:lang w:val="en-US" w:eastAsia="zh-CN"/>
          </w:rPr>
          <w:t>自动生成的</w:t>
        </w:r>
      </w:ins>
      <w:ins w:id="96" w:author="l" w:date="2026-03-16T11:16:19Z">
        <w:r>
          <w:rPr>
            <w:rFonts w:hint="eastAsia" w:ascii="微软雅黑" w:hAnsi="微软雅黑" w:eastAsia="微软雅黑" w:cs="微软雅黑"/>
            <w:b w:val="0"/>
            <w:bCs w:val="0"/>
            <w:i w:val="0"/>
            <w:iCs w:val="0"/>
            <w:color w:val="0F1115"/>
            <w:spacing w:val="0"/>
            <w:w w:val="100"/>
            <w:sz w:val="22"/>
            <w:szCs w:val="22"/>
            <w:shd w:val="clear" w:fill="FFFFFF"/>
            <w:vertAlign w:val="baseline"/>
            <w:lang w:val="en-US" w:eastAsia="zh-CN"/>
          </w:rPr>
          <w:t>多维</w:t>
        </w:r>
      </w:ins>
      <w:ins w:id="97" w:author="l" w:date="2026-03-16T11:16:20Z">
        <w:r>
          <w:rPr>
            <w:rFonts w:hint="eastAsia" w:ascii="微软雅黑" w:hAnsi="微软雅黑" w:eastAsia="微软雅黑" w:cs="微软雅黑"/>
            <w:b w:val="0"/>
            <w:bCs w:val="0"/>
            <w:i w:val="0"/>
            <w:iCs w:val="0"/>
            <w:color w:val="0F1115"/>
            <w:spacing w:val="0"/>
            <w:w w:val="100"/>
            <w:sz w:val="22"/>
            <w:szCs w:val="22"/>
            <w:shd w:val="clear" w:fill="FFFFFF"/>
            <w:vertAlign w:val="baseline"/>
            <w:lang w:val="en-US" w:eastAsia="zh-CN"/>
          </w:rPr>
          <w:t>BI</w:t>
        </w:r>
      </w:ins>
      <w:ins w:id="98" w:author="l" w:date="2026-03-16T11:14:39Z">
        <w:r>
          <w:rPr>
            <w:rFonts w:hint="eastAsia" w:ascii="微软雅黑" w:hAnsi="微软雅黑" w:eastAsia="微软雅黑" w:cs="微软雅黑"/>
            <w:b w:val="0"/>
            <w:bCs w:val="0"/>
            <w:i w:val="0"/>
            <w:iCs w:val="0"/>
            <w:color w:val="0F1115"/>
            <w:spacing w:val="0"/>
            <w:w w:val="100"/>
            <w:sz w:val="22"/>
            <w:szCs w:val="22"/>
            <w:shd w:val="clear" w:fill="FFFFFF"/>
            <w:vertAlign w:val="baseline"/>
            <w:rPrChange w:id="99" w:author="l" w:date="2026-03-16T11:14:59Z"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F1115"/>
                <w:spacing w:val="0"/>
                <w:w w:val="100"/>
                <w:sz w:val="24"/>
                <w:szCs w:val="24"/>
                <w:shd w:val="clear" w:fill="FFFFFF"/>
                <w:vertAlign w:val="baseline"/>
              </w:rPr>
            </w:rPrChange>
          </w:rPr>
          <w:t>，辅助用户比较与决策。</w:t>
        </w:r>
      </w:ins>
    </w:p>
    <w:p w14:paraId="7D2D5012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0"/>
        <w:ind w:left="0" w:right="0"/>
        <w:jc w:val="both"/>
        <w:rPr>
          <w:ins w:id="101" w:author="l" w:date="2026-03-16T11:14:39Z"/>
          <w:rFonts w:hint="eastAsia" w:ascii="微软雅黑" w:hAnsi="微软雅黑" w:eastAsia="微软雅黑" w:cs="微软雅黑"/>
          <w:sz w:val="22"/>
          <w:szCs w:val="21"/>
          <w:rPrChange w:id="102" w:author="l" w:date="2026-03-16T11:14:59Z">
            <w:rPr>
              <w:ins w:id="103" w:author="l" w:date="2026-03-16T11:14:39Z"/>
            </w:rPr>
          </w:rPrChange>
        </w:rPr>
      </w:pPr>
      <w:ins w:id="104" w:author="l" w:date="2026-03-16T11:14:39Z">
        <w:r>
          <w:rPr>
            <w:rFonts w:hint="eastAsia" w:ascii="微软雅黑" w:hAnsi="微软雅黑" w:eastAsia="微软雅黑" w:cs="微软雅黑"/>
            <w:sz w:val="22"/>
            <w:szCs w:val="21"/>
            <w:rPrChange w:id="105" w:author="l" w:date="2026-03-16T11:14:59Z">
              <w:rPr/>
            </w:rPrChange>
          </w:rPr>
          <w:t xml:space="preserve"> </w:t>
        </w:r>
      </w:ins>
      <w:ins w:id="107" w:author="l" w:date="2026-03-16T11:14:39Z">
        <w:r>
          <w:rPr>
            <w:rFonts w:hint="eastAsia" w:ascii="微软雅黑" w:hAnsi="微软雅黑" w:eastAsia="微软雅黑" w:cs="微软雅黑"/>
            <w:b/>
            <w:bCs/>
            <w:i w:val="0"/>
            <w:iCs w:val="0"/>
            <w:color w:val="0F1115"/>
            <w:spacing w:val="0"/>
            <w:w w:val="100"/>
            <w:sz w:val="22"/>
            <w:szCs w:val="22"/>
            <w:shd w:val="clear" w:fill="FFFFFF"/>
            <w:vertAlign w:val="baseline"/>
            <w:rPrChange w:id="108" w:author="l" w:date="2026-03-16T11:14:59Z">
              <w:rPr>
                <w:rFonts w:hint="default" w:ascii="quote-cjk-patch" w:hAnsi="quote-cjk-patch" w:eastAsia="quote-cjk-patch" w:cs="quote-cjk-patch"/>
                <w:b/>
                <w:bCs/>
                <w:i w:val="0"/>
                <w:iCs w:val="0"/>
                <w:color w:val="0F1115"/>
                <w:spacing w:val="0"/>
                <w:w w:val="100"/>
                <w:sz w:val="24"/>
                <w:szCs w:val="24"/>
                <w:shd w:val="clear" w:fill="FFFFFF"/>
                <w:vertAlign w:val="baseline"/>
              </w:rPr>
            </w:rPrChange>
          </w:rPr>
          <w:t>打造透明可审计的操作记录</w:t>
        </w:r>
      </w:ins>
      <w:ins w:id="110" w:author="l" w:date="2026-03-16T11:14:39Z">
        <w:r>
          <w:rPr>
            <w:rFonts w:hint="eastAsia" w:ascii="微软雅黑" w:hAnsi="微软雅黑" w:eastAsia="微软雅黑" w:cs="微软雅黑"/>
            <w:b w:val="0"/>
            <w:bCs w:val="0"/>
            <w:i w:val="0"/>
            <w:iCs w:val="0"/>
            <w:color w:val="0F1115"/>
            <w:spacing w:val="0"/>
            <w:w w:val="100"/>
            <w:sz w:val="22"/>
            <w:szCs w:val="22"/>
            <w:shd w:val="clear" w:fill="FFFFFF"/>
            <w:vertAlign w:val="baseline"/>
            <w:rPrChange w:id="111" w:author="l" w:date="2026-03-16T11:14:59Z"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F1115"/>
                <w:spacing w:val="0"/>
                <w:w w:val="100"/>
                <w:sz w:val="24"/>
                <w:szCs w:val="24"/>
                <w:shd w:val="clear" w:fill="FFFFFF"/>
                <w:vertAlign w:val="baseline"/>
              </w:rPr>
            </w:rPrChange>
          </w:rPr>
          <w:t>：完整追踪每一次操作和推理链路，以可视化形式呈现，确保过程可追溯、可评估，增强科研可信度。</w:t>
        </w:r>
      </w:ins>
    </w:p>
    <w:p w14:paraId="29789C3F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0"/>
        <w:ind w:left="0" w:right="0"/>
        <w:jc w:val="both"/>
        <w:rPr>
          <w:ins w:id="113" w:author="l" w:date="2026-03-16T11:14:39Z"/>
          <w:rFonts w:hint="eastAsia" w:ascii="微软雅黑" w:hAnsi="微软雅黑" w:eastAsia="微软雅黑" w:cs="微软雅黑"/>
          <w:sz w:val="22"/>
          <w:szCs w:val="21"/>
          <w:rPrChange w:id="114" w:author="l" w:date="2026-03-16T11:14:59Z">
            <w:rPr>
              <w:ins w:id="115" w:author="l" w:date="2026-03-16T11:14:39Z"/>
            </w:rPr>
          </w:rPrChange>
        </w:rPr>
      </w:pPr>
      <w:ins w:id="116" w:author="l" w:date="2026-03-16T11:14:39Z">
        <w:r>
          <w:rPr>
            <w:rFonts w:hint="eastAsia" w:ascii="微软雅黑" w:hAnsi="微软雅黑" w:eastAsia="微软雅黑" w:cs="微软雅黑"/>
            <w:sz w:val="22"/>
            <w:szCs w:val="21"/>
            <w:rPrChange w:id="117" w:author="l" w:date="2026-03-16T11:14:59Z">
              <w:rPr/>
            </w:rPrChange>
          </w:rPr>
          <w:t xml:space="preserve"> </w:t>
        </w:r>
      </w:ins>
      <w:ins w:id="119" w:author="l" w:date="2026-03-16T11:14:39Z">
        <w:r>
          <w:rPr>
            <w:rFonts w:hint="eastAsia" w:ascii="微软雅黑" w:hAnsi="微软雅黑" w:eastAsia="微软雅黑" w:cs="微软雅黑"/>
            <w:b/>
            <w:bCs/>
            <w:i w:val="0"/>
            <w:iCs w:val="0"/>
            <w:color w:val="0F1115"/>
            <w:spacing w:val="0"/>
            <w:w w:val="100"/>
            <w:sz w:val="22"/>
            <w:szCs w:val="22"/>
            <w:shd w:val="clear" w:fill="FFFFFF"/>
            <w:vertAlign w:val="baseline"/>
            <w:rPrChange w:id="120" w:author="l" w:date="2026-03-16T11:14:59Z">
              <w:rPr>
                <w:rFonts w:hint="default" w:ascii="quote-cjk-patch" w:hAnsi="quote-cjk-patch" w:eastAsia="quote-cjk-patch" w:cs="quote-cjk-patch"/>
                <w:b/>
                <w:bCs/>
                <w:i w:val="0"/>
                <w:iCs w:val="0"/>
                <w:color w:val="0F1115"/>
                <w:spacing w:val="0"/>
                <w:w w:val="100"/>
                <w:sz w:val="24"/>
                <w:szCs w:val="24"/>
                <w:shd w:val="clear" w:fill="FFFFFF"/>
                <w:vertAlign w:val="baseline"/>
              </w:rPr>
            </w:rPrChange>
          </w:rPr>
          <w:t>构建持续进化的知识沉淀循环</w:t>
        </w:r>
      </w:ins>
      <w:ins w:id="122" w:author="l" w:date="2026-03-16T11:14:39Z">
        <w:r>
          <w:rPr>
            <w:rFonts w:hint="eastAsia" w:ascii="微软雅黑" w:hAnsi="微软雅黑" w:eastAsia="微软雅黑" w:cs="微软雅黑"/>
            <w:b w:val="0"/>
            <w:bCs w:val="0"/>
            <w:i w:val="0"/>
            <w:iCs w:val="0"/>
            <w:color w:val="0F1115"/>
            <w:spacing w:val="0"/>
            <w:w w:val="100"/>
            <w:sz w:val="22"/>
            <w:szCs w:val="22"/>
            <w:shd w:val="clear" w:fill="FFFFFF"/>
            <w:vertAlign w:val="baseline"/>
            <w:rPrChange w:id="123" w:author="l" w:date="2026-03-16T11:14:59Z"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F1115"/>
                <w:spacing w:val="0"/>
                <w:w w:val="100"/>
                <w:sz w:val="24"/>
                <w:szCs w:val="24"/>
                <w:shd w:val="clear" w:fill="FFFFFF"/>
                <w:vertAlign w:val="baseline"/>
              </w:rPr>
            </w:rPrChange>
          </w:rPr>
          <w:t>：将用户对结果的反馈结构化为领域知识，实时更新本体库，驱动系统在迭代中积累专属科研资产。</w:t>
        </w:r>
      </w:ins>
    </w:p>
    <w:p w14:paraId="5825FF8D">
      <w:pPr>
        <w:numPr>
          <w:ilvl w:val="-1"/>
          <w:numId w:val="0"/>
        </w:numPr>
        <w:spacing w:before="120" w:after="120" w:line="288" w:lineRule="auto"/>
        <w:ind w:left="0"/>
        <w:jc w:val="left"/>
        <w:rPr>
          <w:del w:id="126" w:author="l" w:date="2026-03-16T10:27:05Z"/>
          <w:rFonts w:hint="eastAsia" w:ascii="微软雅黑" w:hAnsi="微软雅黑" w:eastAsia="微软雅黑" w:cs="微软雅黑"/>
        </w:rPr>
        <w:pPrChange w:id="125" w:author="l" w:date="2026-03-16T10:27:42Z">
          <w:pPr>
            <w:numPr>
              <w:ilvl w:val="0"/>
              <w:numId w:val="2"/>
            </w:numPr>
            <w:spacing w:before="120" w:after="120" w:line="288" w:lineRule="auto"/>
            <w:ind w:left="0"/>
            <w:jc w:val="left"/>
          </w:pPr>
        </w:pPrChange>
      </w:pPr>
      <w:del w:id="127" w:author="l" w:date="2026-03-16T10:27:05Z">
        <w:bookmarkStart w:id="15" w:name="_GoBack"/>
        <w:bookmarkEnd w:id="15"/>
        <w:r>
          <w:rPr>
            <w:rFonts w:hint="default" w:ascii="微软雅黑" w:hAnsi="微软雅黑" w:eastAsia="微软雅黑" w:cs="微软雅黑"/>
            <w:b/>
            <w:sz w:val="22"/>
            <w:lang w:val="en-US"/>
          </w:rPr>
          <w:delText>技术验证</w:delText>
        </w:r>
      </w:del>
      <w:del w:id="128" w:author="l" w:date="2026-03-16T10:27:05Z">
        <w:r>
          <w:rPr>
            <w:rFonts w:hint="eastAsia" w:ascii="微软雅黑" w:hAnsi="微软雅黑" w:eastAsia="微软雅黑" w:cs="微软雅黑"/>
            <w:sz w:val="22"/>
          </w:rPr>
          <w:delText>：验证大语言模型通过天枢调度，结合本体库规则，</w:delText>
        </w:r>
      </w:del>
      <w:del w:id="129" w:author="l" w:date="2026-03-16T10:27:05Z">
        <w:r>
          <w:rPr>
            <w:rFonts w:hint="default" w:ascii="微软雅黑" w:hAnsi="微软雅黑" w:eastAsia="微软雅黑" w:cs="微软雅黑"/>
            <w:sz w:val="22"/>
            <w:lang w:val="en-US"/>
          </w:rPr>
          <w:delText>调用OpenClaw执行生信工具（逻辑工具）和大模型分析任务的可行性</w:delText>
        </w:r>
      </w:del>
      <w:del w:id="130" w:author="l" w:date="2026-03-16T10:27:05Z">
        <w:r>
          <w:rPr>
            <w:rFonts w:hint="eastAsia" w:ascii="微软雅黑" w:hAnsi="微软雅黑" w:eastAsia="微软雅黑" w:cs="微软雅黑"/>
            <w:sz w:val="22"/>
          </w:rPr>
          <w:delText>。</w:delText>
        </w:r>
      </w:del>
    </w:p>
    <w:p w14:paraId="0BC0A1AF">
      <w:pPr>
        <w:numPr>
          <w:ilvl w:val="-1"/>
          <w:numId w:val="0"/>
        </w:numPr>
        <w:spacing w:before="120" w:after="120" w:line="288" w:lineRule="auto"/>
        <w:ind w:left="0"/>
        <w:jc w:val="left"/>
        <w:rPr>
          <w:del w:id="132" w:author="l" w:date="2026-03-16T10:27:05Z"/>
          <w:rFonts w:hint="eastAsia" w:ascii="微软雅黑" w:hAnsi="微软雅黑" w:eastAsia="微软雅黑" w:cs="微软雅黑"/>
        </w:rPr>
        <w:pPrChange w:id="131" w:author="l" w:date="2026-03-16T10:27:42Z">
          <w:pPr>
            <w:numPr>
              <w:ilvl w:val="0"/>
              <w:numId w:val="3"/>
            </w:numPr>
            <w:spacing w:before="120" w:after="120" w:line="288" w:lineRule="auto"/>
            <w:ind w:left="0"/>
            <w:jc w:val="left"/>
          </w:pPr>
        </w:pPrChange>
      </w:pPr>
      <w:del w:id="133" w:author="l" w:date="2026-03-16T10:27:05Z">
        <w:r>
          <w:rPr>
            <w:rFonts w:hint="default" w:ascii="微软雅黑" w:hAnsi="微软雅黑" w:eastAsia="微软雅黑" w:cs="微软雅黑"/>
            <w:b/>
            <w:sz w:val="22"/>
            <w:lang w:val="en-US"/>
          </w:rPr>
          <w:delText>双轨对比</w:delText>
        </w:r>
      </w:del>
      <w:del w:id="134" w:author="l" w:date="2026-03-16T10:27:05Z">
        <w:r>
          <w:rPr>
            <w:rFonts w:hint="eastAsia" w:ascii="微软雅黑" w:hAnsi="微软雅黑" w:eastAsia="微软雅黑" w:cs="微软雅黑"/>
            <w:sz w:val="22"/>
          </w:rPr>
          <w:delText>：实现同一数据集的“逻辑工具分析”与“大模型分析”并行执行，并可视化对比结果，支持用户对两种分析路径的优劣评价。</w:delText>
        </w:r>
      </w:del>
    </w:p>
    <w:p w14:paraId="39A4A04E">
      <w:pPr>
        <w:numPr>
          <w:ilvl w:val="-1"/>
          <w:numId w:val="0"/>
        </w:numPr>
        <w:spacing w:before="120" w:after="120" w:line="288" w:lineRule="auto"/>
        <w:ind w:left="0"/>
        <w:jc w:val="left"/>
        <w:rPr>
          <w:del w:id="136" w:author="l" w:date="2026-03-16T10:27:05Z"/>
          <w:rFonts w:hint="eastAsia" w:ascii="微软雅黑" w:hAnsi="微软雅黑" w:eastAsia="微软雅黑" w:cs="微软雅黑"/>
        </w:rPr>
        <w:pPrChange w:id="135" w:author="l" w:date="2026-03-16T10:27:42Z">
          <w:pPr>
            <w:numPr>
              <w:ilvl w:val="0"/>
              <w:numId w:val="4"/>
            </w:numPr>
            <w:spacing w:before="120" w:after="120" w:line="288" w:lineRule="auto"/>
            <w:ind w:left="0"/>
            <w:jc w:val="left"/>
          </w:pPr>
        </w:pPrChange>
      </w:pPr>
      <w:del w:id="137" w:author="l" w:date="2026-03-16T10:27:05Z">
        <w:r>
          <w:rPr>
            <w:rFonts w:hint="default" w:ascii="微软雅黑" w:hAnsi="微软雅黑" w:eastAsia="微软雅黑" w:cs="微软雅黑"/>
            <w:b/>
            <w:sz w:val="22"/>
            <w:lang w:val="en-US"/>
          </w:rPr>
          <w:delText>知识沉淀</w:delText>
        </w:r>
      </w:del>
      <w:del w:id="138" w:author="l" w:date="2026-03-16T10:27:05Z">
        <w:r>
          <w:rPr>
            <w:rFonts w:hint="eastAsia" w:ascii="微软雅黑" w:hAnsi="微软雅黑" w:eastAsia="微软雅黑" w:cs="微软雅黑"/>
            <w:sz w:val="22"/>
          </w:rPr>
          <w:delText>：将用户评价转化为结构化反馈，通过大模型理解后写回本体库，动态调整本体中关于“分析流程”的权重属性，实现系统自我优化。</w:delText>
        </w:r>
      </w:del>
    </w:p>
    <w:p w14:paraId="29686711">
      <w:pPr>
        <w:numPr>
          <w:ilvl w:val="-1"/>
          <w:numId w:val="0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  <w:pPrChange w:id="139" w:author="l" w:date="2026-03-16T10:27:42Z">
          <w:pPr>
            <w:numPr>
              <w:ilvl w:val="0"/>
              <w:numId w:val="5"/>
            </w:numPr>
            <w:spacing w:before="120" w:after="120" w:line="288" w:lineRule="auto"/>
            <w:ind w:left="0"/>
            <w:jc w:val="left"/>
          </w:pPr>
        </w:pPrChange>
      </w:pPr>
      <w:del w:id="140" w:author="l" w:date="2026-03-16T10:27:05Z">
        <w:r>
          <w:rPr>
            <w:rFonts w:hint="default" w:ascii="微软雅黑" w:hAnsi="微软雅黑" w:eastAsia="微软雅黑" w:cs="微软雅黑"/>
            <w:b/>
            <w:sz w:val="22"/>
            <w:lang w:val="en-US"/>
          </w:rPr>
          <w:delText>多端体验</w:delText>
        </w:r>
      </w:del>
      <w:del w:id="141" w:author="l" w:date="2026-03-16T10:27:05Z">
        <w:r>
          <w:rPr>
            <w:rFonts w:hint="eastAsia" w:ascii="微软雅黑" w:hAnsi="微软雅黑" w:eastAsia="微软雅黑" w:cs="微软雅黑"/>
            <w:sz w:val="22"/>
          </w:rPr>
          <w:delText>：提供PC端与移动端两种交互界面，确保核心功能在不同设备上的完整性与</w:delText>
        </w:r>
      </w:del>
      <w:del w:id="142" w:author="l" w:date="2026-03-16T09:46:48Z">
        <w:r>
          <w:rPr>
            <w:rFonts w:hint="eastAsia" w:ascii="微软雅黑" w:hAnsi="微软雅黑" w:eastAsia="微软雅黑" w:cs="微软雅黑"/>
            <w:sz w:val="22"/>
          </w:rPr>
          <w:delText>易用性</w:delText>
        </w:r>
      </w:del>
      <w:del w:id="143" w:author="l" w:date="2026-03-16T10:27:01Z">
        <w:r>
          <w:rPr>
            <w:rFonts w:hint="eastAsia" w:ascii="微软雅黑" w:hAnsi="微软雅黑" w:eastAsia="微软雅黑" w:cs="微软雅黑"/>
            <w:sz w:val="22"/>
          </w:rPr>
          <w:delText>。</w:delText>
        </w:r>
      </w:del>
    </w:p>
    <w:p w14:paraId="572FEA74">
      <w:pPr>
        <w:spacing w:before="320" w:after="120" w:line="288" w:lineRule="auto"/>
        <w:ind w:left="0"/>
        <w:jc w:val="left"/>
        <w:outlineLvl w:val="1"/>
        <w:rPr>
          <w:rFonts w:hint="eastAsia" w:ascii="微软雅黑" w:hAnsi="微软雅黑" w:eastAsia="微软雅黑" w:cs="微软雅黑"/>
        </w:rPr>
      </w:pPr>
      <w:bookmarkStart w:id="3" w:name="heading_3"/>
      <w:r>
        <w:rPr>
          <w:rFonts w:hint="eastAsia" w:ascii="微软雅黑" w:hAnsi="微软雅黑" w:eastAsia="微软雅黑" w:cs="微软雅黑"/>
          <w:b/>
          <w:sz w:val="32"/>
        </w:rPr>
        <w:t>1.3 术语与定义</w:t>
      </w:r>
      <w:bookmarkEnd w:id="3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5163"/>
      </w:tblGrid>
      <w:tr w14:paraId="581CB05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E07D62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术语</w:t>
            </w:r>
          </w:p>
        </w:tc>
        <w:tc>
          <w:tcPr>
            <w:tcW w:w="51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240A59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定义</w:t>
            </w:r>
          </w:p>
        </w:tc>
      </w:tr>
      <w:tr w14:paraId="7512474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BA54D7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天枢 (AIOS)</w:t>
            </w:r>
          </w:p>
        </w:tc>
        <w:tc>
          <w:tcPr>
            <w:tcW w:w="51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47BA3E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ins w:id="144" w:author="l" w:date="2026-03-16T11:10:10Z">
              <w:r>
                <w:rPr>
                  <w:rFonts w:hint="eastAsia" w:ascii="微软雅黑" w:hAnsi="微软雅黑" w:eastAsia="微软雅黑" w:cs="微软雅黑"/>
                  <w:sz w:val="22"/>
                </w:rPr>
                <w:t>将人工智能与科研全周期数据、流程和知识深度融合的科研操作系统，旨在加速科学发现与创新。</w:t>
              </w:r>
            </w:ins>
            <w:r>
              <w:rPr>
                <w:rFonts w:hint="eastAsia" w:ascii="微软雅黑" w:hAnsi="微软雅黑" w:eastAsia="微软雅黑" w:cs="微软雅黑"/>
                <w:sz w:val="22"/>
              </w:rPr>
              <w:t>。</w:t>
            </w:r>
          </w:p>
        </w:tc>
      </w:tr>
      <w:tr w14:paraId="587084B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636661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OpenClaw</w:t>
            </w:r>
          </w:p>
        </w:tc>
        <w:tc>
          <w:tcPr>
            <w:tcW w:w="51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B30EF7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lang w:val="en-US" w:eastAsia="zh-CN"/>
              </w:rPr>
              <w:t>辅助执行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。</w:t>
            </w:r>
          </w:p>
        </w:tc>
      </w:tr>
      <w:tr w14:paraId="7193847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D3E832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智元浏览器</w:t>
            </w:r>
          </w:p>
        </w:tc>
        <w:tc>
          <w:tcPr>
            <w:tcW w:w="51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88E153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本体可视化与交互组件，以网络图或层级列表展示本体节点及其关系，支持节点属性查看、评价操作，并实时反映知识更新。</w:t>
            </w:r>
          </w:p>
        </w:tc>
      </w:tr>
      <w:tr w14:paraId="27E9486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FC264D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多维数据BI</w:t>
            </w:r>
          </w:p>
        </w:tc>
        <w:tc>
          <w:tcPr>
            <w:tcW w:w="51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BB7FA9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数据分析结果展示组件，以表格、图表等多种形式呈现分析结果，支持对比视图和交互式探索。</w:t>
            </w:r>
          </w:p>
        </w:tc>
      </w:tr>
      <w:tr w14:paraId="00439C8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046FF8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本体库</w:t>
            </w:r>
          </w:p>
        </w:tc>
        <w:tc>
          <w:tcPr>
            <w:tcW w:w="51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CE2E59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存储生物学概念（基因、通路、样本等）及其关系、属性（如权重、置信度、关联度）的知识图谱，是系统理解与学习的核心依据。</w:t>
            </w:r>
          </w:p>
        </w:tc>
      </w:tr>
      <w:tr w14:paraId="7AD0B67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21669E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逻辑工具</w:t>
            </w:r>
          </w:p>
        </w:tc>
        <w:tc>
          <w:tcPr>
            <w:tcW w:w="51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49F09C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指传统生物信息学工具，如DEseq2、GSEA等，基于统计模型和算法执行分析，输出确定性结果。</w:t>
            </w:r>
          </w:p>
        </w:tc>
      </w:tr>
      <w:tr w14:paraId="04E502F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DFD86D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大模型分析</w:t>
            </w:r>
          </w:p>
        </w:tc>
        <w:tc>
          <w:tcPr>
            <w:tcW w:w="51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34A625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指利用大语言模型（如GPT-4）基于输入数据或摘要进行推理、解读和预测，输出具有解释性的结果。</w:t>
            </w:r>
          </w:p>
        </w:tc>
      </w:tr>
    </w:tbl>
    <w:p w14:paraId="086ED034">
      <w:pPr>
        <w:spacing w:before="380" w:after="140" w:line="288" w:lineRule="auto"/>
        <w:ind w:left="0"/>
        <w:jc w:val="left"/>
        <w:outlineLvl w:val="0"/>
        <w:rPr>
          <w:del w:id="145" w:author="l" w:date="2026-03-16T11:07:37Z"/>
          <w:rFonts w:hint="eastAsia" w:ascii="微软雅黑" w:hAnsi="微软雅黑" w:eastAsia="微软雅黑" w:cs="微软雅黑"/>
        </w:rPr>
      </w:pPr>
      <w:del w:id="146" w:author="l" w:date="2026-03-16T11:07:37Z">
        <w:bookmarkStart w:id="4" w:name="heading_4"/>
        <w:r>
          <w:rPr>
            <w:rFonts w:hint="eastAsia" w:ascii="微软雅黑" w:hAnsi="微软雅黑" w:eastAsia="微软雅黑" w:cs="微软雅黑"/>
            <w:b/>
            <w:sz w:val="36"/>
          </w:rPr>
          <w:delText>2. 总体描述</w:delText>
        </w:r>
        <w:bookmarkEnd w:id="4"/>
      </w:del>
    </w:p>
    <w:p w14:paraId="25091F1B">
      <w:pPr>
        <w:spacing w:before="320" w:after="120" w:line="288" w:lineRule="auto"/>
        <w:ind w:left="0"/>
        <w:jc w:val="left"/>
        <w:outlineLvl w:val="1"/>
        <w:rPr>
          <w:del w:id="147" w:author="l" w:date="2026-03-16T11:07:37Z"/>
          <w:rFonts w:hint="eastAsia" w:ascii="微软雅黑" w:hAnsi="微软雅黑" w:eastAsia="微软雅黑" w:cs="微软雅黑"/>
        </w:rPr>
      </w:pPr>
      <w:del w:id="148" w:author="l" w:date="2026-03-16T11:07:37Z">
        <w:bookmarkStart w:id="5" w:name="heading_5"/>
        <w:r>
          <w:rPr>
            <w:rFonts w:hint="eastAsia" w:ascii="微软雅黑" w:hAnsi="微软雅黑" w:eastAsia="微软雅黑" w:cs="微软雅黑"/>
            <w:b/>
            <w:sz w:val="32"/>
          </w:rPr>
          <w:delText>2.1 用户角色</w:delText>
        </w:r>
        <w:bookmarkEnd w:id="5"/>
      </w:del>
    </w:p>
    <w:p w14:paraId="48BAE601">
      <w:pPr>
        <w:numPr>
          <w:ilvl w:val="0"/>
          <w:numId w:val="6"/>
        </w:numPr>
        <w:spacing w:before="120" w:after="120" w:line="288" w:lineRule="auto"/>
        <w:ind w:left="0"/>
        <w:jc w:val="left"/>
        <w:rPr>
          <w:del w:id="149" w:author="l" w:date="2026-03-16T11:07:37Z"/>
          <w:rFonts w:hint="eastAsia" w:ascii="微软雅黑" w:hAnsi="微软雅黑" w:eastAsia="微软雅黑" w:cs="微软雅黑"/>
        </w:rPr>
      </w:pPr>
      <w:del w:id="150" w:author="l" w:date="2026-03-16T11:07:37Z">
        <w:r>
          <w:rPr>
            <w:rFonts w:hint="eastAsia" w:ascii="微软雅黑" w:hAnsi="微软雅黑" w:eastAsia="微软雅黑" w:cs="微软雅黑"/>
            <w:b/>
            <w:sz w:val="22"/>
          </w:rPr>
          <w:delText>生物信息学研究员</w:delText>
        </w:r>
      </w:del>
      <w:del w:id="151" w:author="l" w:date="2026-03-16T11:07:37Z">
        <w:r>
          <w:rPr>
            <w:rFonts w:hint="eastAsia" w:ascii="微软雅黑" w:hAnsi="微软雅黑" w:eastAsia="微软雅黑" w:cs="微软雅黑"/>
            <w:sz w:val="22"/>
          </w:rPr>
          <w:delText>：希望快速探索数据，对比不同分析方法的效果，并沉淀个人或团队的经验。</w:delText>
        </w:r>
      </w:del>
    </w:p>
    <w:p w14:paraId="6D18C38E">
      <w:pPr>
        <w:numPr>
          <w:ilvl w:val="0"/>
          <w:numId w:val="7"/>
        </w:numPr>
        <w:spacing w:before="120" w:after="120" w:line="288" w:lineRule="auto"/>
        <w:ind w:left="0"/>
        <w:jc w:val="left"/>
        <w:rPr>
          <w:del w:id="152" w:author="l" w:date="2026-03-16T11:07:37Z"/>
          <w:rFonts w:hint="eastAsia" w:ascii="微软雅黑" w:hAnsi="微软雅黑" w:eastAsia="微软雅黑" w:cs="微软雅黑"/>
        </w:rPr>
      </w:pPr>
      <w:del w:id="153" w:author="l" w:date="2026-03-16T11:07:37Z">
        <w:r>
          <w:rPr>
            <w:rFonts w:hint="eastAsia" w:ascii="微软雅黑" w:hAnsi="微软雅黑" w:eastAsia="微软雅黑" w:cs="微软雅黑"/>
            <w:b/>
            <w:sz w:val="22"/>
          </w:rPr>
          <w:delText>实验生物学家</w:delText>
        </w:r>
      </w:del>
      <w:del w:id="154" w:author="l" w:date="2026-03-16T11:07:37Z">
        <w:r>
          <w:rPr>
            <w:rFonts w:hint="eastAsia" w:ascii="微软雅黑" w:hAnsi="微软雅黑" w:eastAsia="微软雅黑" w:cs="微软雅黑"/>
            <w:sz w:val="22"/>
          </w:rPr>
          <w:delText>：不具备生信分析技能，希望通过自然语言交互获取数据分析结果，并理解其生物学意义。</w:delText>
        </w:r>
      </w:del>
    </w:p>
    <w:p w14:paraId="5006E136">
      <w:pPr>
        <w:numPr>
          <w:ilvl w:val="0"/>
          <w:numId w:val="8"/>
        </w:numPr>
        <w:spacing w:before="120" w:after="120" w:line="288" w:lineRule="auto"/>
        <w:ind w:left="0"/>
        <w:jc w:val="left"/>
        <w:rPr>
          <w:del w:id="155" w:author="l" w:date="2026-03-16T11:07:37Z"/>
          <w:rFonts w:hint="eastAsia" w:ascii="微软雅黑" w:hAnsi="微软雅黑" w:eastAsia="微软雅黑" w:cs="微软雅黑"/>
        </w:rPr>
      </w:pPr>
      <w:del w:id="156" w:author="l" w:date="2026-03-16T11:07:37Z">
        <w:r>
          <w:rPr>
            <w:rFonts w:hint="eastAsia" w:ascii="微软雅黑" w:hAnsi="微软雅黑" w:eastAsia="微软雅黑" w:cs="微软雅黑"/>
            <w:b/>
            <w:sz w:val="22"/>
          </w:rPr>
          <w:delText>系统管理员/知识工程师</w:delText>
        </w:r>
      </w:del>
      <w:del w:id="157" w:author="l" w:date="2026-03-16T11:07:37Z">
        <w:r>
          <w:rPr>
            <w:rFonts w:hint="eastAsia" w:ascii="微软雅黑" w:hAnsi="微软雅黑" w:eastAsia="微软雅黑" w:cs="微软雅黑"/>
            <w:sz w:val="22"/>
          </w:rPr>
          <w:delText>：负责维护本体库，监控系统运行，调整分析流程的初始权重。</w:delText>
        </w:r>
      </w:del>
    </w:p>
    <w:p w14:paraId="1BBDE6CC">
      <w:pPr>
        <w:spacing w:before="320" w:after="120" w:line="288" w:lineRule="auto"/>
        <w:ind w:left="0"/>
        <w:jc w:val="left"/>
        <w:outlineLvl w:val="1"/>
        <w:rPr>
          <w:del w:id="158" w:author="l" w:date="2026-03-16T11:07:37Z"/>
          <w:rFonts w:hint="eastAsia" w:ascii="微软雅黑" w:hAnsi="微软雅黑" w:eastAsia="微软雅黑" w:cs="微软雅黑"/>
        </w:rPr>
      </w:pPr>
      <w:del w:id="159" w:author="l" w:date="2026-03-16T11:07:37Z">
        <w:bookmarkStart w:id="6" w:name="heading_6"/>
        <w:r>
          <w:rPr>
            <w:rFonts w:hint="eastAsia" w:ascii="微软雅黑" w:hAnsi="微软雅黑" w:eastAsia="微软雅黑" w:cs="微软雅黑"/>
            <w:b/>
            <w:sz w:val="32"/>
          </w:rPr>
          <w:delText>2.2 系统范围</w:delText>
        </w:r>
        <w:bookmarkEnd w:id="6"/>
      </w:del>
    </w:p>
    <w:p w14:paraId="23892A5E">
      <w:pPr>
        <w:spacing w:before="120" w:after="120" w:line="288" w:lineRule="auto"/>
        <w:ind w:left="0"/>
        <w:jc w:val="left"/>
        <w:rPr>
          <w:del w:id="160" w:author="l" w:date="2026-03-16T11:07:37Z"/>
          <w:rFonts w:hint="eastAsia" w:ascii="微软雅黑" w:hAnsi="微软雅黑" w:eastAsia="微软雅黑" w:cs="微软雅黑"/>
        </w:rPr>
      </w:pPr>
      <w:del w:id="161" w:author="l" w:date="2026-03-16T11:07:37Z">
        <w:r>
          <w:rPr>
            <w:rFonts w:hint="eastAsia" w:ascii="微软雅黑" w:hAnsi="微软雅黑" w:eastAsia="微软雅黑" w:cs="微软雅黑"/>
            <w:sz w:val="22"/>
          </w:rPr>
          <w:delText>本项目专注于MVP功能，范围包括：</w:delText>
        </w:r>
      </w:del>
    </w:p>
    <w:p w14:paraId="07D0908D">
      <w:pPr>
        <w:numPr>
          <w:ilvl w:val="0"/>
          <w:numId w:val="9"/>
        </w:numPr>
        <w:spacing w:before="120" w:after="120" w:line="288" w:lineRule="auto"/>
        <w:ind w:left="0"/>
        <w:jc w:val="left"/>
        <w:rPr>
          <w:del w:id="162" w:author="l" w:date="2026-03-16T11:07:37Z"/>
          <w:rFonts w:hint="eastAsia" w:ascii="微软雅黑" w:hAnsi="微软雅黑" w:eastAsia="微软雅黑" w:cs="微软雅黑"/>
        </w:rPr>
      </w:pPr>
      <w:del w:id="163" w:author="l" w:date="2026-03-16T11:07:37Z">
        <w:r>
          <w:rPr>
            <w:rFonts w:hint="eastAsia" w:ascii="微软雅黑" w:hAnsi="微软雅黑" w:eastAsia="微软雅黑" w:cs="微软雅黑"/>
            <w:sz w:val="22"/>
          </w:rPr>
          <w:delText>支持用户通过自然语言发起数据分析请求。</w:delText>
        </w:r>
      </w:del>
    </w:p>
    <w:p w14:paraId="402C2908">
      <w:pPr>
        <w:numPr>
          <w:ilvl w:val="0"/>
          <w:numId w:val="10"/>
        </w:numPr>
        <w:spacing w:before="120" w:after="120" w:line="288" w:lineRule="auto"/>
        <w:ind w:left="0"/>
        <w:jc w:val="left"/>
        <w:rPr>
          <w:del w:id="164" w:author="l" w:date="2026-03-16T11:07:37Z"/>
          <w:rFonts w:hint="eastAsia" w:ascii="微软雅黑" w:hAnsi="微软雅黑" w:eastAsia="微软雅黑" w:cs="微软雅黑"/>
        </w:rPr>
      </w:pPr>
      <w:del w:id="165" w:author="l" w:date="2026-03-16T11:07:37Z">
        <w:r>
          <w:rPr>
            <w:rFonts w:hint="eastAsia" w:ascii="微软雅黑" w:hAnsi="微软雅黑" w:eastAsia="微软雅黑" w:cs="微软雅黑"/>
            <w:sz w:val="22"/>
          </w:rPr>
          <w:delText>支持天枢对请求的意图解析、任务规划与拆解。</w:delText>
        </w:r>
      </w:del>
    </w:p>
    <w:p w14:paraId="3FB2F09A">
      <w:pPr>
        <w:numPr>
          <w:ilvl w:val="0"/>
          <w:numId w:val="11"/>
        </w:numPr>
        <w:spacing w:before="120" w:after="120" w:line="288" w:lineRule="auto"/>
        <w:ind w:left="0"/>
        <w:jc w:val="left"/>
        <w:rPr>
          <w:del w:id="166" w:author="l" w:date="2026-03-16T11:07:37Z"/>
          <w:rFonts w:hint="eastAsia" w:ascii="微软雅黑" w:hAnsi="微软雅黑" w:eastAsia="微软雅黑" w:cs="微软雅黑"/>
        </w:rPr>
      </w:pPr>
      <w:del w:id="167" w:author="l" w:date="2026-03-16T11:07:37Z">
        <w:r>
          <w:rPr>
            <w:rFonts w:hint="eastAsia" w:ascii="微软雅黑" w:hAnsi="微软雅黑" w:eastAsia="微软雅黑" w:cs="微软雅黑"/>
            <w:sz w:val="22"/>
          </w:rPr>
          <w:delText>支持OpenClaw执行逻辑工具和大模型分析任务，并返回格式化结果。</w:delText>
        </w:r>
      </w:del>
    </w:p>
    <w:p w14:paraId="5014F86F">
      <w:pPr>
        <w:numPr>
          <w:ilvl w:val="0"/>
          <w:numId w:val="12"/>
        </w:numPr>
        <w:spacing w:before="120" w:after="120" w:line="288" w:lineRule="auto"/>
        <w:ind w:left="0"/>
        <w:jc w:val="left"/>
        <w:rPr>
          <w:del w:id="168" w:author="l" w:date="2026-03-16T11:07:37Z"/>
          <w:rFonts w:hint="eastAsia" w:ascii="微软雅黑" w:hAnsi="微软雅黑" w:eastAsia="微软雅黑" w:cs="微软雅黑"/>
        </w:rPr>
      </w:pPr>
      <w:del w:id="169" w:author="l" w:date="2026-03-16T11:07:37Z">
        <w:r>
          <w:rPr>
            <w:rFonts w:hint="eastAsia" w:ascii="微软雅黑" w:hAnsi="微软雅黑" w:eastAsia="微软雅黑" w:cs="微软雅黑"/>
            <w:sz w:val="22"/>
          </w:rPr>
          <w:delText>支持智元浏览器展示本体网络图及节点属性。</w:delText>
        </w:r>
      </w:del>
    </w:p>
    <w:p w14:paraId="1FE16506">
      <w:pPr>
        <w:numPr>
          <w:ilvl w:val="0"/>
          <w:numId w:val="13"/>
        </w:numPr>
        <w:spacing w:before="120" w:after="120" w:line="288" w:lineRule="auto"/>
        <w:ind w:left="0"/>
        <w:jc w:val="left"/>
        <w:rPr>
          <w:del w:id="170" w:author="l" w:date="2026-03-16T11:07:37Z"/>
          <w:rFonts w:hint="eastAsia" w:ascii="微软雅黑" w:hAnsi="微软雅黑" w:eastAsia="微软雅黑" w:cs="微软雅黑"/>
        </w:rPr>
      </w:pPr>
      <w:del w:id="171" w:author="l" w:date="2026-03-16T11:07:37Z">
        <w:r>
          <w:rPr>
            <w:rFonts w:hint="eastAsia" w:ascii="微软雅黑" w:hAnsi="微软雅黑" w:eastAsia="微软雅黑" w:cs="微软雅黑"/>
            <w:sz w:val="22"/>
          </w:rPr>
          <w:delText>支持多维数据BI展示分析结果及双轨对比视图。</w:delText>
        </w:r>
      </w:del>
    </w:p>
    <w:p w14:paraId="37680CC9">
      <w:pPr>
        <w:numPr>
          <w:ilvl w:val="0"/>
          <w:numId w:val="14"/>
        </w:numPr>
        <w:spacing w:before="120" w:after="120" w:line="288" w:lineRule="auto"/>
        <w:ind w:left="0"/>
        <w:jc w:val="left"/>
        <w:rPr>
          <w:del w:id="172" w:author="l" w:date="2026-03-16T11:07:37Z"/>
          <w:rFonts w:hint="eastAsia" w:ascii="微软雅黑" w:hAnsi="微软雅黑" w:eastAsia="微软雅黑" w:cs="微软雅黑"/>
        </w:rPr>
      </w:pPr>
      <w:del w:id="173" w:author="l" w:date="2026-03-16T11:07:37Z">
        <w:r>
          <w:rPr>
            <w:rFonts w:hint="eastAsia" w:ascii="微软雅黑" w:hAnsi="微软雅黑" w:eastAsia="微软雅黑" w:cs="微软雅黑"/>
            <w:sz w:val="22"/>
          </w:rPr>
          <w:delText>支持用户在聊天界面和智元浏览器中对分析结果进行评价。</w:delText>
        </w:r>
      </w:del>
    </w:p>
    <w:p w14:paraId="1A3A7085">
      <w:pPr>
        <w:numPr>
          <w:ilvl w:val="0"/>
          <w:numId w:val="15"/>
        </w:numPr>
        <w:spacing w:before="120" w:after="120" w:line="288" w:lineRule="auto"/>
        <w:ind w:left="0"/>
        <w:jc w:val="left"/>
        <w:rPr>
          <w:del w:id="174" w:author="l" w:date="2026-03-16T11:07:37Z"/>
          <w:rFonts w:hint="eastAsia" w:ascii="微软雅黑" w:hAnsi="微软雅黑" w:eastAsia="微软雅黑" w:cs="微软雅黑"/>
        </w:rPr>
      </w:pPr>
      <w:del w:id="175" w:author="l" w:date="2026-03-16T11:07:37Z">
        <w:r>
          <w:rPr>
            <w:rFonts w:hint="eastAsia" w:ascii="微软雅黑" w:hAnsi="微软雅黑" w:eastAsia="微软雅黑" w:cs="微软雅黑"/>
            <w:sz w:val="22"/>
          </w:rPr>
          <w:delText>支持天枢解析评价并更新本体库中的流程权重。</w:delText>
        </w:r>
      </w:del>
    </w:p>
    <w:p w14:paraId="6E25B177">
      <w:pPr>
        <w:numPr>
          <w:ilvl w:val="0"/>
          <w:numId w:val="16"/>
        </w:numPr>
        <w:spacing w:before="120" w:after="120" w:line="288" w:lineRule="auto"/>
        <w:ind w:left="0"/>
        <w:jc w:val="left"/>
        <w:rPr>
          <w:del w:id="176" w:author="l" w:date="2026-03-16T11:07:37Z"/>
          <w:rFonts w:hint="eastAsia" w:ascii="微软雅黑" w:hAnsi="微软雅黑" w:eastAsia="微软雅黑" w:cs="微软雅黑"/>
        </w:rPr>
      </w:pPr>
      <w:del w:id="177" w:author="l" w:date="2026-03-16T11:07:37Z">
        <w:r>
          <w:rPr>
            <w:rFonts w:hint="eastAsia" w:ascii="微软雅黑" w:hAnsi="微软雅黑" w:eastAsia="微软雅黑" w:cs="微软雅黑"/>
            <w:sz w:val="22"/>
          </w:rPr>
          <w:delText>同时提供PC端和移动端的Web界面。</w:delText>
        </w:r>
      </w:del>
    </w:p>
    <w:p w14:paraId="242F0170">
      <w:pPr>
        <w:spacing w:before="120" w:after="120" w:line="288" w:lineRule="auto"/>
        <w:ind w:left="0"/>
        <w:jc w:val="left"/>
        <w:rPr>
          <w:del w:id="178" w:author="l" w:date="2026-03-16T11:07:37Z"/>
          <w:rFonts w:hint="eastAsia" w:ascii="微软雅黑" w:hAnsi="微软雅黑" w:eastAsia="微软雅黑" w:cs="微软雅黑"/>
        </w:rPr>
      </w:pPr>
      <w:del w:id="179" w:author="l" w:date="2026-03-16T11:07:37Z">
        <w:r>
          <w:rPr>
            <w:rFonts w:hint="eastAsia" w:ascii="微软雅黑" w:hAnsi="微软雅黑" w:eastAsia="微软雅黑" w:cs="微软雅黑"/>
            <w:sz w:val="22"/>
          </w:rPr>
          <w:delText>本项目不包含：大规模数据预处理、复杂的用户管理、生产级的高并发支持、未在本体库中定义的分析类型。</w:delText>
        </w:r>
      </w:del>
    </w:p>
    <w:p w14:paraId="7727FA1E">
      <w:pPr>
        <w:spacing w:before="320" w:after="120" w:line="288" w:lineRule="auto"/>
        <w:ind w:left="0"/>
        <w:jc w:val="left"/>
        <w:outlineLvl w:val="1"/>
        <w:rPr>
          <w:del w:id="180" w:author="l" w:date="2026-03-16T11:07:37Z"/>
          <w:rFonts w:hint="eastAsia" w:ascii="微软雅黑" w:hAnsi="微软雅黑" w:eastAsia="微软雅黑" w:cs="微软雅黑"/>
        </w:rPr>
      </w:pPr>
      <w:del w:id="181" w:author="l" w:date="2026-03-16T11:07:37Z">
        <w:bookmarkStart w:id="7" w:name="heading_7"/>
        <w:r>
          <w:rPr>
            <w:rFonts w:hint="eastAsia" w:ascii="微软雅黑" w:hAnsi="微软雅黑" w:eastAsia="微软雅黑" w:cs="微软雅黑"/>
            <w:b/>
            <w:sz w:val="32"/>
          </w:rPr>
          <w:delText>2.3 核心组件</w:delText>
        </w:r>
        <w:bookmarkEnd w:id="7"/>
      </w:del>
    </w:p>
    <w:p w14:paraId="5748A78F">
      <w:pPr>
        <w:spacing w:before="120" w:after="120" w:line="288" w:lineRule="auto"/>
        <w:ind w:left="0"/>
        <w:jc w:val="left"/>
        <w:rPr>
          <w:del w:id="182" w:author="l" w:date="2026-03-16T11:07:37Z"/>
          <w:rFonts w:hint="eastAsia" w:ascii="微软雅黑" w:hAnsi="微软雅黑" w:eastAsia="微软雅黑" w:cs="微软雅黑"/>
        </w:rPr>
      </w:pPr>
      <w:del w:id="183" w:author="l" w:date="2026-03-16T11:07:37Z">
        <w:r>
          <w:rPr>
            <w:rFonts w:hint="eastAsia" w:ascii="微软雅黑" w:hAnsi="微软雅黑" w:eastAsia="微软雅黑" w:cs="微软雅黑"/>
            <w:sz w:val="22"/>
          </w:rPr>
          <w:delText>系统采用前后端分离架构，核心组件如下：</w:delText>
        </w:r>
      </w:del>
    </w:p>
    <w:p w14:paraId="3749C455">
      <w:pPr>
        <w:numPr>
          <w:ilvl w:val="0"/>
          <w:numId w:val="17"/>
        </w:numPr>
        <w:spacing w:before="120" w:after="120" w:line="288" w:lineRule="auto"/>
        <w:ind w:left="0"/>
        <w:jc w:val="left"/>
        <w:rPr>
          <w:del w:id="184" w:author="l" w:date="2026-03-16T11:07:37Z"/>
          <w:rFonts w:hint="eastAsia" w:ascii="微软雅黑" w:hAnsi="微软雅黑" w:eastAsia="微软雅黑" w:cs="微软雅黑"/>
        </w:rPr>
      </w:pPr>
      <w:del w:id="185" w:author="l" w:date="2026-03-16T11:07:37Z">
        <w:r>
          <w:rPr>
            <w:rFonts w:hint="eastAsia" w:ascii="微软雅黑" w:hAnsi="微软雅黑" w:eastAsia="微软雅黑" w:cs="微软雅黑"/>
            <w:b/>
            <w:sz w:val="22"/>
          </w:rPr>
          <w:delText>前端</w:delText>
        </w:r>
      </w:del>
      <w:del w:id="186" w:author="l" w:date="2026-03-16T11:07:37Z">
        <w:r>
          <w:rPr>
            <w:rFonts w:hint="eastAsia" w:ascii="微软雅黑" w:hAnsi="微软雅黑" w:eastAsia="微软雅黑" w:cs="微软雅黑"/>
            <w:sz w:val="22"/>
          </w:rPr>
          <w:delText>：PC端采用三栏布局，移动端采用底部导航布局，均通过API与后端通信。</w:delText>
        </w:r>
      </w:del>
    </w:p>
    <w:p w14:paraId="2229BFC7">
      <w:pPr>
        <w:numPr>
          <w:ilvl w:val="0"/>
          <w:numId w:val="18"/>
        </w:numPr>
        <w:spacing w:before="120" w:after="120" w:line="288" w:lineRule="auto"/>
        <w:ind w:left="0"/>
        <w:jc w:val="left"/>
        <w:rPr>
          <w:del w:id="187" w:author="l" w:date="2026-03-16T11:07:37Z"/>
          <w:rFonts w:hint="eastAsia" w:ascii="微软雅黑" w:hAnsi="微软雅黑" w:eastAsia="微软雅黑" w:cs="微软雅黑"/>
        </w:rPr>
      </w:pPr>
      <w:del w:id="188" w:author="l" w:date="2026-03-16T11:07:37Z">
        <w:r>
          <w:rPr>
            <w:rFonts w:hint="eastAsia" w:ascii="微软雅黑" w:hAnsi="微软雅黑" w:eastAsia="微软雅黑" w:cs="微软雅黑"/>
            <w:b/>
            <w:sz w:val="22"/>
          </w:rPr>
          <w:delText>后端</w:delText>
        </w:r>
      </w:del>
      <w:del w:id="189" w:author="l" w:date="2026-03-16T11:07:37Z">
        <w:r>
          <w:rPr>
            <w:rFonts w:hint="eastAsia" w:ascii="微软雅黑" w:hAnsi="微软雅黑" w:eastAsia="微软雅黑" w:cs="微软雅黑"/>
            <w:sz w:val="22"/>
          </w:rPr>
          <w:delText>：</w:delText>
        </w:r>
      </w:del>
      <w:del w:id="190" w:author="l" w:date="2026-03-16T11:07:37Z">
        <w:r>
          <w:rPr>
            <w:rFonts w:hint="eastAsia" w:ascii="微软雅黑" w:hAnsi="微软雅黑" w:eastAsia="微软雅黑" w:cs="微软雅黑"/>
            <w:sz w:val="22"/>
          </w:rPr>
          <w:br w:type="textWrapping"/>
        </w:r>
      </w:del>
      <w:del w:id="191" w:author="l" w:date="2026-03-16T11:07:37Z">
        <w:r>
          <w:rPr>
            <w:rFonts w:hint="eastAsia" w:ascii="微软雅黑" w:hAnsi="微软雅黑" w:eastAsia="微软雅黑" w:cs="微软雅黑"/>
            <w:sz w:val="22"/>
          </w:rPr>
          <w:delText xml:space="preserve">        </w:delText>
        </w:r>
      </w:del>
    </w:p>
    <w:p w14:paraId="64B6EFA0">
      <w:pPr>
        <w:numPr>
          <w:ilvl w:val="0"/>
          <w:numId w:val="19"/>
        </w:numPr>
        <w:spacing w:before="120" w:after="120" w:line="288" w:lineRule="auto"/>
        <w:ind w:left="453"/>
        <w:jc w:val="left"/>
        <w:rPr>
          <w:del w:id="192" w:author="l" w:date="2026-03-16T11:07:37Z"/>
          <w:rFonts w:hint="eastAsia" w:ascii="微软雅黑" w:hAnsi="微软雅黑" w:eastAsia="微软雅黑" w:cs="微软雅黑"/>
        </w:rPr>
      </w:pPr>
      <w:del w:id="193" w:author="l" w:date="2026-03-16T11:07:37Z">
        <w:r>
          <w:rPr>
            <w:rFonts w:hint="eastAsia" w:ascii="微软雅黑" w:hAnsi="微软雅黑" w:eastAsia="微软雅黑" w:cs="微软雅黑"/>
            <w:sz w:val="22"/>
          </w:rPr>
          <w:delText>天枢服务：负责对话管理、意图识别、任务规划、本体库读写、评价解析。</w:delText>
        </w:r>
      </w:del>
    </w:p>
    <w:p w14:paraId="71255A39">
      <w:pPr>
        <w:numPr>
          <w:ilvl w:val="0"/>
          <w:numId w:val="20"/>
        </w:numPr>
        <w:spacing w:before="120" w:after="120" w:line="288" w:lineRule="auto"/>
        <w:ind w:left="453"/>
        <w:jc w:val="left"/>
        <w:rPr>
          <w:del w:id="194" w:author="l" w:date="2026-03-16T11:07:37Z"/>
          <w:rFonts w:hint="eastAsia" w:ascii="微软雅黑" w:hAnsi="微软雅黑" w:eastAsia="微软雅黑" w:cs="微软雅黑"/>
        </w:rPr>
      </w:pPr>
      <w:del w:id="195" w:author="l" w:date="2026-03-16T11:07:37Z">
        <w:r>
          <w:rPr>
            <w:rFonts w:hint="eastAsia" w:ascii="微软雅黑" w:hAnsi="微软雅黑" w:eastAsia="微软雅黑" w:cs="微软雅黑"/>
            <w:sz w:val="22"/>
          </w:rPr>
          <w:delText>OpenClaw服务：负责工具调用、大模型调用、数据格式化。</w:delText>
        </w:r>
      </w:del>
    </w:p>
    <w:p w14:paraId="7FCA49AC">
      <w:pPr>
        <w:numPr>
          <w:ilvl w:val="0"/>
          <w:numId w:val="21"/>
        </w:numPr>
        <w:spacing w:before="120" w:after="120" w:line="288" w:lineRule="auto"/>
        <w:ind w:left="453"/>
        <w:jc w:val="left"/>
        <w:rPr>
          <w:del w:id="196" w:author="l" w:date="2026-03-16T11:07:37Z"/>
          <w:rFonts w:hint="eastAsia" w:ascii="微软雅黑" w:hAnsi="微软雅黑" w:eastAsia="微软雅黑" w:cs="微软雅黑"/>
        </w:rPr>
      </w:pPr>
      <w:del w:id="197" w:author="l" w:date="2026-03-16T11:07:37Z">
        <w:r>
          <w:rPr>
            <w:rFonts w:hint="eastAsia" w:ascii="微软雅黑" w:hAnsi="微软雅黑" w:eastAsia="微软雅黑" w:cs="微软雅黑"/>
            <w:sz w:val="22"/>
          </w:rPr>
          <w:delText>本体库：图数据库或支持关系查询的数据库，存储本体数据。</w:delText>
        </w:r>
      </w:del>
    </w:p>
    <w:p w14:paraId="7CB8ADA6">
      <w:pPr>
        <w:numPr>
          <w:ilvl w:val="0"/>
          <w:numId w:val="22"/>
        </w:numPr>
        <w:spacing w:before="120" w:after="120" w:line="288" w:lineRule="auto"/>
        <w:ind w:left="453"/>
        <w:jc w:val="left"/>
        <w:rPr>
          <w:del w:id="198" w:author="l" w:date="2026-03-16T11:07:37Z"/>
          <w:rFonts w:hint="eastAsia" w:ascii="微软雅黑" w:hAnsi="微软雅黑" w:eastAsia="微软雅黑" w:cs="微软雅黑"/>
        </w:rPr>
      </w:pPr>
      <w:del w:id="199" w:author="l" w:date="2026-03-16T11:07:37Z">
        <w:r>
          <w:rPr>
            <w:rFonts w:hint="eastAsia" w:ascii="微软雅黑" w:hAnsi="微软雅黑" w:eastAsia="微软雅黑" w:cs="微软雅黑"/>
            <w:sz w:val="22"/>
          </w:rPr>
          <w:delText>生信工具集：封装好的R/Python脚本，供OpenClaw调用。</w:delText>
        </w:r>
      </w:del>
    </w:p>
    <w:p w14:paraId="6DA58023">
      <w:pPr>
        <w:numPr>
          <w:ilvl w:val="0"/>
          <w:numId w:val="23"/>
        </w:numPr>
        <w:spacing w:before="120" w:after="120" w:line="288" w:lineRule="auto"/>
        <w:ind w:left="453"/>
        <w:jc w:val="left"/>
        <w:rPr>
          <w:rFonts w:hint="eastAsia" w:ascii="微软雅黑" w:hAnsi="微软雅黑" w:eastAsia="微软雅黑" w:cs="微软雅黑"/>
        </w:rPr>
      </w:pPr>
      <w:del w:id="200" w:author="l" w:date="2026-03-16T11:07:37Z">
        <w:r>
          <w:rPr>
            <w:rFonts w:hint="eastAsia" w:ascii="微软雅黑" w:hAnsi="微软雅黑" w:eastAsia="微软雅黑" w:cs="微软雅黑"/>
            <w:sz w:val="22"/>
          </w:rPr>
          <w:delText>大模型接口：</w:delText>
        </w:r>
      </w:del>
      <w:del w:id="201" w:author="l" w:date="2026-03-16T11:07:37Z">
        <w:r>
          <w:rPr>
            <w:rFonts w:hint="eastAsia" w:ascii="微软雅黑" w:hAnsi="微软雅黑" w:eastAsia="微软雅黑" w:cs="微软雅黑"/>
            <w:sz w:val="22"/>
            <w:lang w:val="en-US" w:eastAsia="zh-CN"/>
          </w:rPr>
          <w:delText>可以灵活配置</w:delText>
        </w:r>
      </w:del>
      <w:del w:id="202" w:author="l" w:date="2026-03-16T11:07:37Z">
        <w:r>
          <w:rPr>
            <w:rFonts w:hint="eastAsia" w:ascii="微软雅黑" w:hAnsi="微软雅黑" w:eastAsia="微软雅黑" w:cs="微软雅黑"/>
            <w:sz w:val="22"/>
          </w:rPr>
          <w:delText>对接第三方大模型API（如OpenAI）或本地部署模型。</w:delText>
        </w:r>
      </w:del>
    </w:p>
    <w:p w14:paraId="0FC8498A">
      <w:pPr>
        <w:numPr>
          <w:ilvl w:val="0"/>
          <w:numId w:val="24"/>
        </w:numPr>
        <w:spacing w:before="380" w:after="140" w:line="288" w:lineRule="auto"/>
        <w:ind w:left="0"/>
        <w:jc w:val="left"/>
        <w:outlineLvl w:val="0"/>
        <w:rPr>
          <w:rFonts w:hint="eastAsia" w:ascii="微软雅黑" w:hAnsi="微软雅黑" w:eastAsia="微软雅黑" w:cs="微软雅黑"/>
          <w:b/>
          <w:sz w:val="36"/>
        </w:rPr>
      </w:pPr>
      <w:bookmarkStart w:id="8" w:name="heading_8"/>
      <w:r>
        <w:rPr>
          <w:rFonts w:hint="eastAsia" w:ascii="微软雅黑" w:hAnsi="微软雅黑" w:eastAsia="微软雅黑" w:cs="微软雅黑"/>
          <w:b/>
          <w:sz w:val="36"/>
        </w:rPr>
        <w:t>功能需求</w:t>
      </w:r>
      <w:bookmarkEnd w:id="8"/>
    </w:p>
    <w:p w14:paraId="799766F0">
      <w:pPr>
        <w:spacing w:before="320" w:after="120" w:line="288" w:lineRule="auto"/>
        <w:ind w:left="0"/>
        <w:jc w:val="left"/>
        <w:outlineLvl w:val="1"/>
        <w:rPr>
          <w:ins w:id="203" w:author="l" w:date="2026-03-16T10:33:29Z"/>
          <w:rFonts w:hint="default" w:ascii="微软雅黑" w:hAnsi="微软雅黑" w:eastAsia="微软雅黑" w:cs="微软雅黑"/>
          <w:b/>
          <w:sz w:val="32"/>
          <w:lang w:val="en-US" w:eastAsia="zh-CN"/>
        </w:rPr>
      </w:pPr>
      <w:ins w:id="204" w:author="l" w:date="2026-03-16T10:41:37Z">
        <w:r>
          <w:rPr>
            <w:rFonts w:hint="eastAsia" w:ascii="微软雅黑" w:hAnsi="微软雅黑" w:eastAsia="微软雅黑" w:cs="微软雅黑"/>
            <w:b/>
            <w:sz w:val="32"/>
            <w:lang w:val="en-US" w:eastAsia="zh-CN"/>
          </w:rPr>
          <w:t>原型示例</w:t>
        </w:r>
      </w:ins>
    </w:p>
    <w:p w14:paraId="01FC3E5B">
      <w:pPr>
        <w:spacing w:before="320" w:after="120" w:line="288" w:lineRule="auto"/>
        <w:ind w:left="0"/>
        <w:jc w:val="left"/>
        <w:outlineLvl w:val="1"/>
        <w:rPr>
          <w:ins w:id="205" w:author="l" w:date="2026-03-16T10:32:35Z"/>
          <w:rFonts w:hint="eastAsia" w:ascii="微软雅黑" w:hAnsi="微软雅黑" w:eastAsia="微软雅黑" w:cs="微软雅黑"/>
          <w:b/>
          <w:sz w:val="32"/>
          <w:lang w:val="en-US" w:eastAsia="zh-CN"/>
        </w:rPr>
      </w:pPr>
      <w:ins w:id="206" w:author="l" w:date="2026-03-16T10:33:39Z">
        <w:r>
          <w:rPr>
            <w:rFonts w:hint="eastAsia" w:ascii="微软雅黑" w:hAnsi="微软雅黑" w:eastAsia="微软雅黑" w:cs="微软雅黑"/>
            <w:b/>
            <w:sz w:val="36"/>
            <w:lang w:eastAsia="zh-CN"/>
          </w:rPr>
          <w:drawing>
            <wp:inline distT="0" distB="0" distL="114300" distR="114300">
              <wp:extent cx="5269865" cy="2666365"/>
              <wp:effectExtent l="0" t="0" r="6985" b="635"/>
              <wp:docPr id="2" name="图片 2" descr="5cdef4fc-f717-4acd-9b75-f0f0a5ac4eb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图片 2" descr="5cdef4fc-f717-4acd-9b75-f0f0a5ac4eb4"/>
                      <pic:cNvPicPr>
                        <a:picLocks noChangeAspect="1"/>
                      </pic:cNvPicPr>
                    </pic:nvPicPr>
                    <pic:blipFill>
                      <a:blip r:embed="rId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269865" cy="266636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71717FF0">
      <w:pPr>
        <w:pStyle w:val="2"/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0" w:after="0" w:afterAutospacing="0"/>
        <w:ind w:left="0" w:right="0"/>
        <w:jc w:val="both"/>
        <w:rPr>
          <w:ins w:id="208" w:author="l" w:date="2026-03-16T10:32:35Z"/>
          <w:rFonts w:hint="eastAsia" w:ascii="微软雅黑" w:hAnsi="微软雅黑" w:eastAsia="微软雅黑" w:cs="微软雅黑"/>
          <w:sz w:val="22"/>
          <w:szCs w:val="22"/>
        </w:rPr>
      </w:pPr>
      <w:ins w:id="209" w:author="l" w:date="2026-03-16T10:32:35Z">
        <w:r>
          <w:rPr>
            <w:rFonts w:hint="eastAsia" w:ascii="微软雅黑" w:hAnsi="微软雅黑" w:eastAsia="微软雅黑" w:cs="微软雅黑"/>
            <w:sz w:val="22"/>
            <w:szCs w:val="22"/>
          </w:rPr>
          <w:t xml:space="preserve"> </w:t>
        </w:r>
      </w:ins>
      <w:ins w:id="210" w:author="l" w:date="2026-03-16T10:32:35Z">
        <w:r>
          <w:rPr>
            <w:rFonts w:hint="eastAsia" w:ascii="微软雅黑" w:hAnsi="微软雅黑" w:eastAsia="微软雅黑" w:cs="微软雅黑"/>
            <w:b w:val="0"/>
            <w:bCs w:val="0"/>
            <w:i w:val="0"/>
            <w:iCs w:val="0"/>
            <w:color w:val="0F1115"/>
            <w:spacing w:val="0"/>
            <w:w w:val="100"/>
            <w:sz w:val="22"/>
            <w:szCs w:val="22"/>
            <w:shd w:val="clear" w:fill="FFFFFF"/>
            <w:vertAlign w:val="baseline"/>
          </w:rPr>
          <w:t>用户在聊天框中输入指令，例如：“我希望使用 [数据集名称] 数据，进行 [分析类型] 分析。”</w:t>
        </w:r>
      </w:ins>
    </w:p>
    <w:p w14:paraId="56B4295F">
      <w:pPr>
        <w:pStyle w:val="2"/>
        <w:keepNext w:val="0"/>
        <w:keepLines w:val="0"/>
        <w:widowControl/>
        <w:numPr>
          <w:ilvl w:val="0"/>
          <w:numId w:val="25"/>
        </w:numPr>
        <w:suppressLineNumbers w:val="0"/>
        <w:spacing w:before="90" w:beforeAutospacing="0" w:after="0" w:afterAutospacing="0"/>
        <w:ind w:left="0" w:right="0"/>
        <w:jc w:val="both"/>
        <w:rPr>
          <w:ins w:id="211" w:author="l" w:date="2026-03-16T10:32:35Z"/>
          <w:rFonts w:hint="eastAsia" w:ascii="微软雅黑" w:hAnsi="微软雅黑" w:eastAsia="微软雅黑" w:cs="微软雅黑"/>
          <w:sz w:val="22"/>
          <w:szCs w:val="22"/>
        </w:rPr>
      </w:pPr>
      <w:ins w:id="212" w:author="l" w:date="2026-03-16T10:32:35Z">
        <w:r>
          <w:rPr>
            <w:rFonts w:hint="eastAsia" w:ascii="微软雅黑" w:hAnsi="微软雅黑" w:eastAsia="微软雅黑" w:cs="微软雅黑"/>
            <w:sz w:val="22"/>
            <w:szCs w:val="22"/>
          </w:rPr>
          <w:t xml:space="preserve"> </w:t>
        </w:r>
      </w:ins>
      <w:ins w:id="213" w:author="l" w:date="2026-03-16T10:32:35Z">
        <w:r>
          <w:rPr>
            <w:rFonts w:hint="eastAsia" w:ascii="微软雅黑" w:hAnsi="微软雅黑" w:eastAsia="微软雅黑" w:cs="微软雅黑"/>
            <w:b w:val="0"/>
            <w:bCs w:val="0"/>
            <w:i w:val="0"/>
            <w:iCs w:val="0"/>
            <w:color w:val="0F1115"/>
            <w:spacing w:val="0"/>
            <w:w w:val="100"/>
            <w:sz w:val="22"/>
            <w:szCs w:val="22"/>
            <w:shd w:val="clear" w:fill="FFFFFF"/>
            <w:vertAlign w:val="baseline"/>
          </w:rPr>
          <w:t>大模型解析用户意图，依据预设提示词模板，并查询本体库中的分析规则，决策使用传统生信工具还是大模型自身对指定数据执行分析。</w:t>
        </w:r>
      </w:ins>
    </w:p>
    <w:p w14:paraId="7B3207CD">
      <w:pPr>
        <w:pStyle w:val="2"/>
        <w:keepNext w:val="0"/>
        <w:keepLines w:val="0"/>
        <w:widowControl/>
        <w:numPr>
          <w:ilvl w:val="0"/>
          <w:numId w:val="25"/>
        </w:numPr>
        <w:suppressLineNumbers w:val="0"/>
        <w:spacing w:before="90" w:beforeAutospacing="0" w:after="0" w:afterAutospacing="0"/>
        <w:ind w:left="0" w:right="0"/>
        <w:jc w:val="both"/>
        <w:rPr>
          <w:ins w:id="214" w:author="l" w:date="2026-03-16T10:32:35Z"/>
          <w:rFonts w:hint="eastAsia" w:ascii="微软雅黑" w:hAnsi="微软雅黑" w:eastAsia="微软雅黑" w:cs="微软雅黑"/>
          <w:sz w:val="22"/>
          <w:szCs w:val="22"/>
        </w:rPr>
      </w:pPr>
      <w:ins w:id="215" w:author="l" w:date="2026-03-16T10:32:35Z">
        <w:r>
          <w:rPr>
            <w:rFonts w:hint="eastAsia" w:ascii="微软雅黑" w:hAnsi="微软雅黑" w:eastAsia="微软雅黑" w:cs="微软雅黑"/>
            <w:sz w:val="22"/>
            <w:szCs w:val="22"/>
          </w:rPr>
          <w:t xml:space="preserve"> </w:t>
        </w:r>
      </w:ins>
      <w:ins w:id="216" w:author="l" w:date="2026-03-16T10:32:35Z">
        <w:r>
          <w:rPr>
            <w:rFonts w:hint="eastAsia" w:ascii="微软雅黑" w:hAnsi="微软雅黑" w:eastAsia="微软雅黑" w:cs="微软雅黑"/>
            <w:b w:val="0"/>
            <w:bCs w:val="0"/>
            <w:i w:val="0"/>
            <w:iCs w:val="0"/>
            <w:color w:val="0F1115"/>
            <w:spacing w:val="0"/>
            <w:w w:val="100"/>
            <w:sz w:val="22"/>
            <w:szCs w:val="22"/>
            <w:shd w:val="clear" w:fill="FFFFFF"/>
            <w:vertAlign w:val="baseline"/>
          </w:rPr>
          <w:t>聊天对话框中实时流式展示完整的推理过程，包括每一步骤是由大模型还是生信工具处理。对于每一步的执行结果，用户均可进行评价；相关评价经大模型理解后，结构化写回本体库，更新对应的知识属性。</w:t>
        </w:r>
      </w:ins>
    </w:p>
    <w:p w14:paraId="5F72A523">
      <w:pPr>
        <w:pStyle w:val="2"/>
        <w:keepNext w:val="0"/>
        <w:keepLines w:val="0"/>
        <w:widowControl/>
        <w:numPr>
          <w:ilvl w:val="0"/>
          <w:numId w:val="25"/>
        </w:numPr>
        <w:suppressLineNumbers w:val="0"/>
        <w:spacing w:before="90" w:beforeAutospacing="0" w:after="0" w:afterAutospacing="0"/>
        <w:ind w:left="0" w:right="0"/>
        <w:jc w:val="both"/>
        <w:rPr>
          <w:ins w:id="217" w:author="l" w:date="2026-03-16T10:33:04Z"/>
          <w:rFonts w:hint="eastAsia" w:ascii="微软雅黑" w:hAnsi="微软雅黑" w:eastAsia="微软雅黑" w:cs="微软雅黑"/>
          <w:sz w:val="22"/>
          <w:szCs w:val="22"/>
        </w:rPr>
      </w:pPr>
      <w:ins w:id="218" w:author="l" w:date="2026-03-16T10:32:35Z">
        <w:r>
          <w:rPr>
            <w:rFonts w:hint="eastAsia" w:ascii="微软雅黑" w:hAnsi="微软雅黑" w:eastAsia="微软雅黑" w:cs="微软雅黑"/>
            <w:sz w:val="22"/>
            <w:szCs w:val="22"/>
          </w:rPr>
          <w:t xml:space="preserve"> </w:t>
        </w:r>
      </w:ins>
      <w:ins w:id="219" w:author="l" w:date="2026-03-16T10:32:35Z">
        <w:r>
          <w:rPr>
            <w:rFonts w:hint="eastAsia" w:ascii="微软雅黑" w:hAnsi="微软雅黑" w:eastAsia="微软雅黑" w:cs="微软雅黑"/>
            <w:b w:val="0"/>
            <w:bCs w:val="0"/>
            <w:i w:val="0"/>
            <w:iCs w:val="0"/>
            <w:color w:val="0F1115"/>
            <w:spacing w:val="0"/>
            <w:w w:val="100"/>
            <w:sz w:val="22"/>
            <w:szCs w:val="22"/>
            <w:shd w:val="clear" w:fill="FFFFFF"/>
            <w:vertAlign w:val="baseline"/>
          </w:rPr>
          <w:t>分析完成后，对话框展示最终结果摘要；智元浏览器同步高亮显示本次分析所涉及的本体节点及其关联关系；多维数据BI根据结果数据自动生成多维表格与可视化图表。</w:t>
        </w:r>
      </w:ins>
    </w:p>
    <w:p w14:paraId="6A40A0D0">
      <w:pPr>
        <w:pStyle w:val="2"/>
        <w:keepNext w:val="0"/>
        <w:keepLines w:val="0"/>
        <w:widowControl/>
        <w:numPr>
          <w:ilvl w:val="0"/>
          <w:numId w:val="25"/>
        </w:numPr>
        <w:suppressLineNumbers w:val="0"/>
        <w:spacing w:before="90" w:beforeAutospacing="0" w:after="0" w:afterAutospacing="0"/>
        <w:ind w:left="0" w:right="0"/>
        <w:jc w:val="both"/>
        <w:rPr>
          <w:ins w:id="220" w:author="l" w:date="2026-03-16T10:32:35Z"/>
          <w:rFonts w:hint="eastAsia" w:ascii="微软雅黑" w:hAnsi="微软雅黑" w:eastAsia="微软雅黑" w:cs="微软雅黑"/>
          <w:sz w:val="22"/>
          <w:szCs w:val="22"/>
        </w:rPr>
      </w:pPr>
      <w:ins w:id="221" w:author="l" w:date="2026-03-16T10:33:12Z">
        <w:r>
          <w:rPr>
            <w:rFonts w:hint="eastAsia" w:ascii="微软雅黑" w:hAnsi="微软雅黑" w:eastAsia="微软雅黑" w:cs="微软雅黑"/>
            <w:b w:val="0"/>
            <w:bCs w:val="0"/>
            <w:i w:val="0"/>
            <w:iCs w:val="0"/>
            <w:color w:val="0F1115"/>
            <w:spacing w:val="0"/>
            <w:w w:val="100"/>
            <w:sz w:val="22"/>
            <w:szCs w:val="22"/>
            <w:shd w:val="clear" w:fill="FFFFFF"/>
            <w:vertAlign w:val="baseline"/>
            <w:lang w:val="en-US" w:eastAsia="zh-CN"/>
          </w:rPr>
          <w:t>用</w:t>
        </w:r>
      </w:ins>
      <w:ins w:id="222" w:author="l" w:date="2026-03-16T10:33:10Z">
        <w:r>
          <w:rPr>
            <w:rFonts w:hint="eastAsia" w:ascii="微软雅黑" w:hAnsi="微软雅黑" w:eastAsia="微软雅黑" w:cs="微软雅黑"/>
            <w:b w:val="0"/>
            <w:bCs w:val="0"/>
            <w:i w:val="0"/>
            <w:iCs w:val="0"/>
            <w:color w:val="0F1115"/>
            <w:spacing w:val="0"/>
            <w:w w:val="100"/>
            <w:sz w:val="22"/>
            <w:szCs w:val="22"/>
            <w:shd w:val="clear" w:fill="FFFFFF"/>
            <w:vertAlign w:val="baseline"/>
          </w:rPr>
          <w:t>户可对最终结果进行评价（如点赞/点踩、文字反馈），大模型解析评价内容后，再次将反馈写回本体库，实现知识闭环与持续优化</w:t>
        </w:r>
      </w:ins>
      <w:ins w:id="223" w:author="l" w:date="2026-03-16T10:33:15Z">
        <w:r>
          <w:rPr>
            <w:rFonts w:hint="eastAsia" w:ascii="微软雅黑" w:hAnsi="微软雅黑" w:eastAsia="微软雅黑" w:cs="微软雅黑"/>
            <w:b w:val="0"/>
            <w:bCs w:val="0"/>
            <w:i w:val="0"/>
            <w:iCs w:val="0"/>
            <w:color w:val="0F1115"/>
            <w:spacing w:val="0"/>
            <w:w w:val="100"/>
            <w:sz w:val="22"/>
            <w:szCs w:val="22"/>
            <w:shd w:val="clear" w:fill="FFFFFF"/>
            <w:vertAlign w:val="baseline"/>
            <w:lang w:eastAsia="zh-CN"/>
          </w:rPr>
          <w:t>。</w:t>
        </w:r>
      </w:ins>
    </w:p>
    <w:p w14:paraId="0457C11C">
      <w:pPr>
        <w:pStyle w:val="2"/>
        <w:widowControl/>
        <w:spacing w:before="90" w:after="0"/>
        <w:jc w:val="both"/>
        <w:outlineLvl w:val="0"/>
        <w:rPr>
          <w:rFonts w:hint="eastAsia" w:ascii="微软雅黑" w:hAnsi="微软雅黑" w:eastAsia="微软雅黑" w:cs="微软雅黑"/>
          <w:b/>
          <w:sz w:val="36"/>
        </w:rPr>
        <w:pPrChange w:id="224" w:author="l" w:date="2026-03-16T10:33:45Z">
          <w:pPr>
            <w:numPr>
              <w:numId w:val="0"/>
            </w:numPr>
            <w:spacing w:before="380" w:after="140" w:line="288" w:lineRule="auto"/>
            <w:jc w:val="left"/>
            <w:outlineLvl w:val="0"/>
          </w:pPr>
        </w:pPrChange>
      </w:pPr>
      <w:del w:id="225" w:author="l" w:date="2026-03-16T10:33:37Z">
        <w:r>
          <w:rPr>
            <w:rFonts w:hint="eastAsia" w:ascii="微软雅黑" w:hAnsi="微软雅黑" w:eastAsia="微软雅黑" w:cs="微软雅黑"/>
            <w:b/>
            <w:sz w:val="36"/>
            <w:lang w:eastAsia="zh-CN"/>
          </w:rPr>
          <w:drawing>
            <wp:inline distT="0" distB="0" distL="114300" distR="114300">
              <wp:extent cx="5269865" cy="2666365"/>
              <wp:effectExtent l="0" t="0" r="6985" b="635"/>
              <wp:docPr id="1" name="图片 1" descr="5cdef4fc-f717-4acd-9b75-f0f0a5ac4eb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图片 1" descr="5cdef4fc-f717-4acd-9b75-f0f0a5ac4eb4"/>
                      <pic:cNvPicPr>
                        <a:picLocks noChangeAspect="1"/>
                      </pic:cNvPicPr>
                    </pic:nvPicPr>
                    <pic:blipFill>
                      <a:blip r:embed="rId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269865" cy="266636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05D74B86">
      <w:pPr>
        <w:spacing w:before="320" w:after="120" w:line="288" w:lineRule="auto"/>
        <w:ind w:left="0"/>
        <w:jc w:val="left"/>
        <w:outlineLvl w:val="1"/>
        <w:rPr>
          <w:rFonts w:hint="eastAsia" w:ascii="微软雅黑" w:hAnsi="微软雅黑" w:eastAsia="微软雅黑" w:cs="微软雅黑"/>
        </w:rPr>
      </w:pPr>
      <w:bookmarkStart w:id="9" w:name="heading_9"/>
      <w:r>
        <w:rPr>
          <w:rFonts w:hint="eastAsia" w:ascii="微软雅黑" w:hAnsi="微软雅黑" w:eastAsia="微软雅黑" w:cs="微软雅黑"/>
          <w:b/>
          <w:sz w:val="32"/>
        </w:rPr>
        <w:t>3.1 自然语言交互与意图解析</w:t>
      </w:r>
      <w:bookmarkEnd w:id="9"/>
    </w:p>
    <w:p w14:paraId="5FA4FDB7">
      <w:pPr>
        <w:numPr>
          <w:ilvl w:val="0"/>
          <w:numId w:val="26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FR1.1</w:t>
      </w:r>
      <w:r>
        <w:rPr>
          <w:rFonts w:hint="eastAsia" w:ascii="微软雅黑" w:hAnsi="微软雅黑" w:eastAsia="微软雅黑" w:cs="微软雅黑"/>
          <w:sz w:val="22"/>
        </w:rPr>
        <w:t xml:space="preserve"> 系统应在PC端和移动端提供固定的聊天输入框，支持用户输入自然语言指令。</w:t>
      </w:r>
    </w:p>
    <w:p w14:paraId="47474616">
      <w:pPr>
        <w:numPr>
          <w:ilvl w:val="0"/>
          <w:numId w:val="27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FR1.2</w:t>
      </w:r>
      <w:r>
        <w:rPr>
          <w:rFonts w:hint="eastAsia" w:ascii="微软雅黑" w:hAnsi="微软雅黑" w:eastAsia="微软雅黑" w:cs="微软雅黑"/>
          <w:sz w:val="22"/>
        </w:rPr>
        <w:t xml:space="preserve"> 系统应支持流式输出天枢的推理过程和OpenClaw的执行状态，以增强交互透明度。</w:t>
      </w:r>
    </w:p>
    <w:p w14:paraId="63C8DB88">
      <w:pPr>
        <w:numPr>
          <w:ilvl w:val="0"/>
          <w:numId w:val="28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FR1.3</w:t>
      </w:r>
      <w:r>
        <w:rPr>
          <w:rFonts w:hint="eastAsia" w:ascii="微软雅黑" w:hAnsi="微软雅黑" w:eastAsia="微软雅黑" w:cs="微软雅黑"/>
          <w:sz w:val="22"/>
        </w:rPr>
        <w:t xml:space="preserve"> 天枢应利用大模型对用户指令进行意图解析，识别：</w:t>
      </w:r>
      <w:del w:id="227" w:author="l" w:date="2026-03-16T10:34:53Z">
        <w:r>
          <w:rPr>
            <w:rFonts w:hint="eastAsia" w:ascii="微软雅黑" w:hAnsi="微软雅黑" w:eastAsia="微软雅黑" w:cs="微软雅黑"/>
            <w:sz w:val="22"/>
          </w:rPr>
          <w:br w:type="textWrapping"/>
        </w:r>
      </w:del>
      <w:del w:id="228" w:author="l" w:date="2026-03-16T10:34:53Z">
        <w:r>
          <w:rPr>
            <w:rFonts w:hint="eastAsia" w:ascii="微软雅黑" w:hAnsi="微软雅黑" w:eastAsia="微软雅黑" w:cs="微软雅黑"/>
            <w:sz w:val="22"/>
          </w:rPr>
          <w:delText xml:space="preserve">        </w:delText>
        </w:r>
      </w:del>
    </w:p>
    <w:p w14:paraId="132D01BF">
      <w:pPr>
        <w:numPr>
          <w:ilvl w:val="0"/>
          <w:numId w:val="29"/>
        </w:numPr>
        <w:spacing w:before="120" w:after="120" w:line="288" w:lineRule="auto"/>
        <w:ind w:left="453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目标数据集（如“数据集A”）。</w:t>
      </w:r>
    </w:p>
    <w:p w14:paraId="2AC2082D">
      <w:pPr>
        <w:numPr>
          <w:ilvl w:val="0"/>
          <w:numId w:val="30"/>
        </w:numPr>
        <w:spacing w:before="120" w:after="120" w:line="288" w:lineRule="auto"/>
        <w:ind w:left="453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分析类型（如“差异表达分析”）。</w:t>
      </w:r>
    </w:p>
    <w:p w14:paraId="4EA0C9C7">
      <w:pPr>
        <w:numPr>
          <w:ilvl w:val="0"/>
          <w:numId w:val="31"/>
        </w:numPr>
        <w:spacing w:before="120" w:after="120" w:line="288" w:lineRule="auto"/>
        <w:ind w:left="453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特殊要求（如“分别用逻辑工具和大模型分析并对比”）。</w:t>
      </w:r>
    </w:p>
    <w:p w14:paraId="6FFE2D58">
      <w:pPr>
        <w:numPr>
          <w:ilvl w:val="0"/>
          <w:numId w:val="32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FR1.4</w:t>
      </w:r>
      <w:r>
        <w:rPr>
          <w:rFonts w:hint="eastAsia" w:ascii="微软雅黑" w:hAnsi="微软雅黑" w:eastAsia="微软雅黑" w:cs="微软雅黑"/>
          <w:sz w:val="22"/>
        </w:rPr>
        <w:t xml:space="preserve"> 当指令模糊或缺少必要信息时，天枢应能通过反问引导用户补充。</w:t>
      </w:r>
    </w:p>
    <w:p w14:paraId="7F855E66">
      <w:pPr>
        <w:spacing w:before="320" w:after="120" w:line="288" w:lineRule="auto"/>
        <w:ind w:left="0"/>
        <w:jc w:val="left"/>
        <w:outlineLvl w:val="1"/>
        <w:rPr>
          <w:rFonts w:hint="eastAsia" w:ascii="微软雅黑" w:hAnsi="微软雅黑" w:eastAsia="微软雅黑" w:cs="微软雅黑"/>
        </w:rPr>
      </w:pPr>
      <w:bookmarkStart w:id="10" w:name="heading_10"/>
      <w:r>
        <w:rPr>
          <w:rFonts w:hint="eastAsia" w:ascii="微软雅黑" w:hAnsi="微软雅黑" w:eastAsia="微软雅黑" w:cs="微软雅黑"/>
          <w:b/>
          <w:sz w:val="32"/>
        </w:rPr>
        <w:t>3.2 天枢调度与任务规划</w:t>
      </w:r>
      <w:bookmarkEnd w:id="10"/>
    </w:p>
    <w:p w14:paraId="0DD0762C">
      <w:pPr>
        <w:numPr>
          <w:ilvl w:val="0"/>
          <w:numId w:val="33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FR2.1</w:t>
      </w:r>
      <w:r>
        <w:rPr>
          <w:rFonts w:hint="eastAsia" w:ascii="微软雅黑" w:hAnsi="微软雅黑" w:eastAsia="微软雅黑" w:cs="微软雅黑"/>
          <w:sz w:val="22"/>
        </w:rPr>
        <w:t xml:space="preserve"> 天枢应根据意图解析结果，查询本体库获取对应数据集的分析规则，包括：</w:t>
      </w:r>
      <w:del w:id="229" w:author="l" w:date="2026-03-16T10:34:50Z">
        <w:r>
          <w:rPr>
            <w:rFonts w:hint="eastAsia" w:ascii="微软雅黑" w:hAnsi="微软雅黑" w:eastAsia="微软雅黑" w:cs="微软雅黑"/>
            <w:sz w:val="22"/>
          </w:rPr>
          <w:br w:type="textWrapping"/>
        </w:r>
      </w:del>
      <w:del w:id="230" w:author="l" w:date="2026-03-16T10:34:50Z">
        <w:r>
          <w:rPr>
            <w:rFonts w:hint="eastAsia" w:ascii="微软雅黑" w:hAnsi="微软雅黑" w:eastAsia="微软雅黑" w:cs="微软雅黑"/>
            <w:sz w:val="22"/>
          </w:rPr>
          <w:delText xml:space="preserve">        </w:delText>
        </w:r>
      </w:del>
    </w:p>
    <w:p w14:paraId="43D6D490">
      <w:pPr>
        <w:numPr>
          <w:ilvl w:val="0"/>
          <w:numId w:val="34"/>
        </w:numPr>
        <w:spacing w:before="120" w:after="120" w:line="288" w:lineRule="auto"/>
        <w:ind w:left="453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适用的逻辑工具及其参数。</w:t>
      </w:r>
    </w:p>
    <w:p w14:paraId="63766811">
      <w:pPr>
        <w:numPr>
          <w:ilvl w:val="0"/>
          <w:numId w:val="35"/>
        </w:numPr>
        <w:spacing w:before="120" w:after="120" w:line="288" w:lineRule="auto"/>
        <w:ind w:left="453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大模型分析的提示词模板和所需数据范围。</w:t>
      </w:r>
    </w:p>
    <w:p w14:paraId="40CE5EE4">
      <w:pPr>
        <w:numPr>
          <w:ilvl w:val="0"/>
          <w:numId w:val="36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FR2.2</w:t>
      </w:r>
      <w:r>
        <w:rPr>
          <w:rFonts w:hint="eastAsia" w:ascii="微软雅黑" w:hAnsi="微软雅黑" w:eastAsia="微软雅黑" w:cs="微软雅黑"/>
          <w:sz w:val="22"/>
        </w:rPr>
        <w:t xml:space="preserve"> </w:t>
      </w:r>
      <w:ins w:id="231" w:author="l" w:date="2026-03-16T11:19:17Z">
        <w:r>
          <w:rPr>
            <w:rFonts w:hint="eastAsia" w:ascii="微软雅黑" w:hAnsi="微软雅黑" w:eastAsia="微软雅黑" w:cs="微软雅黑"/>
            <w:sz w:val="22"/>
            <w:lang w:val="en-US" w:eastAsia="zh-CN"/>
          </w:rPr>
          <w:t>根据</w:t>
        </w:r>
      </w:ins>
      <w:ins w:id="232" w:author="l" w:date="2026-03-16T11:19:21Z">
        <w:r>
          <w:rPr>
            <w:rFonts w:hint="eastAsia" w:ascii="微软雅黑" w:hAnsi="微软雅黑" w:eastAsia="微软雅黑" w:cs="微软雅黑"/>
            <w:sz w:val="22"/>
            <w:lang w:val="en-US" w:eastAsia="zh-CN"/>
          </w:rPr>
          <w:t>本体规则，</w:t>
        </w:r>
      </w:ins>
      <w:ins w:id="233" w:author="l" w:date="2026-03-16T11:19:24Z">
        <w:r>
          <w:rPr>
            <w:rFonts w:hint="eastAsia" w:ascii="微软雅黑" w:hAnsi="微软雅黑" w:eastAsia="微软雅黑" w:cs="微软雅黑"/>
            <w:sz w:val="22"/>
            <w:lang w:val="en-US" w:eastAsia="zh-CN"/>
          </w:rPr>
          <w:t>或</w:t>
        </w:r>
      </w:ins>
      <w:ins w:id="234" w:author="l" w:date="2026-03-16T11:19:25Z">
        <w:r>
          <w:rPr>
            <w:rFonts w:hint="eastAsia" w:ascii="微软雅黑" w:hAnsi="微软雅黑" w:eastAsia="微软雅黑" w:cs="微软雅黑"/>
            <w:sz w:val="22"/>
            <w:lang w:val="en-US" w:eastAsia="zh-CN"/>
          </w:rPr>
          <w:t>用户</w:t>
        </w:r>
      </w:ins>
      <w:ins w:id="235" w:author="l" w:date="2026-03-16T11:19:29Z">
        <w:r>
          <w:rPr>
            <w:rFonts w:hint="eastAsia" w:ascii="微软雅黑" w:hAnsi="微软雅黑" w:eastAsia="微软雅黑" w:cs="微软雅黑"/>
            <w:sz w:val="22"/>
            <w:lang w:val="en-US" w:eastAsia="zh-CN"/>
          </w:rPr>
          <w:t>明确请求，</w:t>
        </w:r>
      </w:ins>
      <w:ins w:id="236" w:author="l" w:date="2026-03-16T11:19:38Z">
        <w:r>
          <w:rPr>
            <w:rFonts w:hint="eastAsia" w:ascii="微软雅黑" w:hAnsi="微软雅黑" w:eastAsia="微软雅黑" w:cs="微软雅黑"/>
            <w:sz w:val="22"/>
            <w:lang w:val="en-US" w:eastAsia="zh-CN"/>
          </w:rPr>
          <w:t>天枢</w:t>
        </w:r>
      </w:ins>
      <w:ins w:id="237" w:author="l" w:date="2026-03-16T11:19:39Z">
        <w:r>
          <w:rPr>
            <w:rFonts w:hint="eastAsia" w:ascii="微软雅黑" w:hAnsi="微软雅黑" w:eastAsia="微软雅黑" w:cs="微软雅黑"/>
            <w:sz w:val="22"/>
            <w:lang w:val="en-US" w:eastAsia="zh-CN"/>
          </w:rPr>
          <w:t>选择</w:t>
        </w:r>
      </w:ins>
      <w:ins w:id="238" w:author="l" w:date="2026-03-16T11:19:40Z">
        <w:r>
          <w:rPr>
            <w:rFonts w:hint="eastAsia" w:ascii="微软雅黑" w:hAnsi="微软雅黑" w:eastAsia="微软雅黑" w:cs="微软雅黑"/>
            <w:sz w:val="22"/>
            <w:lang w:val="en-US" w:eastAsia="zh-CN"/>
          </w:rPr>
          <w:t>用</w:t>
        </w:r>
      </w:ins>
      <w:ins w:id="239" w:author="l" w:date="2026-03-16T11:19:41Z">
        <w:r>
          <w:rPr>
            <w:rFonts w:hint="eastAsia" w:ascii="微软雅黑" w:hAnsi="微软雅黑" w:eastAsia="微软雅黑" w:cs="微软雅黑"/>
            <w:sz w:val="22"/>
            <w:lang w:val="en-US" w:eastAsia="zh-CN"/>
          </w:rPr>
          <w:t>大模型</w:t>
        </w:r>
      </w:ins>
      <w:ins w:id="240" w:author="l" w:date="2026-03-16T11:19:48Z">
        <w:r>
          <w:rPr>
            <w:rFonts w:hint="eastAsia" w:ascii="微软雅黑" w:hAnsi="微软雅黑" w:eastAsia="微软雅黑" w:cs="微软雅黑"/>
            <w:sz w:val="22"/>
            <w:lang w:val="en-US" w:eastAsia="zh-CN"/>
          </w:rPr>
          <w:t>或</w:t>
        </w:r>
      </w:ins>
      <w:ins w:id="241" w:author="l" w:date="2026-03-16T11:19:51Z">
        <w:r>
          <w:rPr>
            <w:rFonts w:hint="eastAsia" w:ascii="微软雅黑" w:hAnsi="微软雅黑" w:eastAsia="微软雅黑" w:cs="微软雅黑"/>
            <w:sz w:val="22"/>
            <w:lang w:val="en-US" w:eastAsia="zh-CN"/>
          </w:rPr>
          <w:t>逻辑工具</w:t>
        </w:r>
      </w:ins>
      <w:ins w:id="242" w:author="l" w:date="2026-03-16T11:19:52Z">
        <w:r>
          <w:rPr>
            <w:rFonts w:hint="eastAsia" w:ascii="微软雅黑" w:hAnsi="微软雅黑" w:eastAsia="微软雅黑" w:cs="微软雅黑"/>
            <w:sz w:val="22"/>
            <w:lang w:val="en-US" w:eastAsia="zh-CN"/>
          </w:rPr>
          <w:t>对</w:t>
        </w:r>
      </w:ins>
      <w:ins w:id="243" w:author="l" w:date="2026-03-16T11:19:53Z">
        <w:r>
          <w:rPr>
            <w:rFonts w:hint="eastAsia" w:ascii="微软雅黑" w:hAnsi="微软雅黑" w:eastAsia="微软雅黑" w:cs="微软雅黑"/>
            <w:sz w:val="22"/>
            <w:lang w:val="en-US" w:eastAsia="zh-CN"/>
          </w:rPr>
          <w:t>数据</w:t>
        </w:r>
      </w:ins>
      <w:ins w:id="244" w:author="l" w:date="2026-03-16T11:19:54Z">
        <w:r>
          <w:rPr>
            <w:rFonts w:hint="eastAsia" w:ascii="微软雅黑" w:hAnsi="微软雅黑" w:eastAsia="微软雅黑" w:cs="微软雅黑"/>
            <w:sz w:val="22"/>
            <w:lang w:val="en-US" w:eastAsia="zh-CN"/>
          </w:rPr>
          <w:t>进行</w:t>
        </w:r>
      </w:ins>
      <w:ins w:id="245" w:author="l" w:date="2026-03-16T11:19:55Z">
        <w:r>
          <w:rPr>
            <w:rFonts w:hint="eastAsia" w:ascii="微软雅黑" w:hAnsi="微软雅黑" w:eastAsia="微软雅黑" w:cs="微软雅黑"/>
            <w:sz w:val="22"/>
            <w:lang w:val="en-US" w:eastAsia="zh-CN"/>
          </w:rPr>
          <w:t>分析。</w:t>
        </w:r>
      </w:ins>
      <w:ins w:id="246" w:author="l" w:date="2026-03-16T11:19:58Z">
        <w:r>
          <w:rPr>
            <w:rFonts w:hint="eastAsia" w:ascii="微软雅黑" w:hAnsi="微软雅黑" w:eastAsia="微软雅黑" w:cs="微软雅黑"/>
            <w:sz w:val="22"/>
            <w:lang w:val="en-US" w:eastAsia="zh-CN"/>
          </w:rPr>
          <w:t>对于</w:t>
        </w:r>
      </w:ins>
      <w:ins w:id="247" w:author="l" w:date="2026-03-16T11:20:00Z">
        <w:r>
          <w:rPr>
            <w:rFonts w:hint="eastAsia" w:ascii="微软雅黑" w:hAnsi="微软雅黑" w:eastAsia="微软雅黑" w:cs="微软雅黑"/>
            <w:sz w:val="22"/>
            <w:lang w:val="en-US" w:eastAsia="zh-CN"/>
          </w:rPr>
          <w:t>同样数据</w:t>
        </w:r>
      </w:ins>
      <w:ins w:id="248" w:author="l" w:date="2026-03-16T11:20:02Z">
        <w:r>
          <w:rPr>
            <w:rFonts w:hint="eastAsia" w:ascii="微软雅黑" w:hAnsi="微软雅黑" w:eastAsia="微软雅黑" w:cs="微软雅黑"/>
            <w:sz w:val="22"/>
            <w:lang w:val="en-US" w:eastAsia="zh-CN"/>
          </w:rPr>
          <w:t>不同的</w:t>
        </w:r>
      </w:ins>
      <w:ins w:id="249" w:author="l" w:date="2026-03-16T11:20:06Z">
        <w:r>
          <w:rPr>
            <w:rFonts w:hint="eastAsia" w:ascii="微软雅黑" w:hAnsi="微软雅黑" w:eastAsia="微软雅黑" w:cs="微软雅黑"/>
            <w:sz w:val="22"/>
            <w:lang w:val="en-US" w:eastAsia="zh-CN"/>
          </w:rPr>
          <w:t>分析方法，</w:t>
        </w:r>
      </w:ins>
      <w:ins w:id="250" w:author="l" w:date="2026-03-16T11:20:17Z">
        <w:r>
          <w:rPr>
            <w:rFonts w:hint="eastAsia" w:ascii="微软雅黑" w:hAnsi="微软雅黑" w:eastAsia="微软雅黑" w:cs="微软雅黑"/>
            <w:sz w:val="22"/>
            <w:lang w:val="en-US" w:eastAsia="zh-CN"/>
          </w:rPr>
          <w:t>用户</w:t>
        </w:r>
      </w:ins>
      <w:ins w:id="251" w:author="l" w:date="2026-03-16T11:20:18Z">
        <w:r>
          <w:rPr>
            <w:rFonts w:hint="eastAsia" w:ascii="微软雅黑" w:hAnsi="微软雅黑" w:eastAsia="微软雅黑" w:cs="微软雅黑"/>
            <w:sz w:val="22"/>
            <w:lang w:val="en-US" w:eastAsia="zh-CN"/>
          </w:rPr>
          <w:t>应该</w:t>
        </w:r>
      </w:ins>
      <w:ins w:id="252" w:author="l" w:date="2026-03-16T11:20:20Z">
        <w:r>
          <w:rPr>
            <w:rFonts w:hint="eastAsia" w:ascii="微软雅黑" w:hAnsi="微软雅黑" w:eastAsia="微软雅黑" w:cs="微软雅黑"/>
            <w:sz w:val="22"/>
            <w:lang w:val="en-US" w:eastAsia="zh-CN"/>
          </w:rPr>
          <w:t>能对</w:t>
        </w:r>
      </w:ins>
      <w:ins w:id="253" w:author="l" w:date="2026-03-16T11:20:22Z">
        <w:r>
          <w:rPr>
            <w:rFonts w:hint="eastAsia" w:ascii="微软雅黑" w:hAnsi="微软雅黑" w:eastAsia="微软雅黑" w:cs="微软雅黑"/>
            <w:sz w:val="22"/>
            <w:lang w:val="en-US" w:eastAsia="zh-CN"/>
          </w:rPr>
          <w:t>结果数据</w:t>
        </w:r>
      </w:ins>
      <w:ins w:id="254" w:author="l" w:date="2026-03-16T11:20:23Z">
        <w:r>
          <w:rPr>
            <w:rFonts w:hint="eastAsia" w:ascii="微软雅黑" w:hAnsi="微软雅黑" w:eastAsia="微软雅黑" w:cs="微软雅黑"/>
            <w:sz w:val="22"/>
            <w:lang w:val="en-US" w:eastAsia="zh-CN"/>
          </w:rPr>
          <w:t>进行</w:t>
        </w:r>
      </w:ins>
      <w:ins w:id="255" w:author="l" w:date="2026-03-16T11:20:24Z">
        <w:r>
          <w:rPr>
            <w:rFonts w:hint="eastAsia" w:ascii="微软雅黑" w:hAnsi="微软雅黑" w:eastAsia="微软雅黑" w:cs="微软雅黑"/>
            <w:sz w:val="22"/>
            <w:lang w:val="en-US" w:eastAsia="zh-CN"/>
          </w:rPr>
          <w:t>比较</w:t>
        </w:r>
      </w:ins>
      <w:ins w:id="256" w:author="l" w:date="2026-03-16T11:20:26Z">
        <w:r>
          <w:rPr>
            <w:rFonts w:hint="eastAsia" w:ascii="微软雅黑" w:hAnsi="微软雅黑" w:eastAsia="微软雅黑" w:cs="微软雅黑"/>
            <w:sz w:val="22"/>
            <w:lang w:val="en-US" w:eastAsia="zh-CN"/>
          </w:rPr>
          <w:t>，</w:t>
        </w:r>
      </w:ins>
      <w:ins w:id="257" w:author="l" w:date="2026-03-16T11:20:29Z">
        <w:r>
          <w:rPr>
            <w:rFonts w:hint="eastAsia" w:ascii="微软雅黑" w:hAnsi="微软雅黑" w:eastAsia="微软雅黑" w:cs="微软雅黑"/>
            <w:sz w:val="22"/>
            <w:lang w:val="en-US" w:eastAsia="zh-CN"/>
          </w:rPr>
          <w:t>并评价</w:t>
        </w:r>
      </w:ins>
      <w:ins w:id="258" w:author="l" w:date="2026-03-16T11:20:36Z">
        <w:r>
          <w:rPr>
            <w:rFonts w:hint="eastAsia" w:ascii="微软雅黑" w:hAnsi="微软雅黑" w:eastAsia="微软雅黑" w:cs="微软雅黑"/>
            <w:sz w:val="22"/>
            <w:lang w:val="en-US" w:eastAsia="zh-CN"/>
          </w:rPr>
          <w:t>其结果</w:t>
        </w:r>
      </w:ins>
      <w:del w:id="259" w:author="l" w:date="2026-03-16T11:20:44Z">
        <w:r>
          <w:rPr>
            <w:rFonts w:hint="eastAsia" w:ascii="微软雅黑" w:hAnsi="微软雅黑" w:eastAsia="微软雅黑" w:cs="微软雅黑"/>
            <w:sz w:val="22"/>
          </w:rPr>
          <w:delText>对于“双轨对比”请求，天枢应生成并行的两个任务轨道，分别对应逻辑工具任务和大模型任务，并标记需要对比输出</w:delText>
        </w:r>
      </w:del>
      <w:r>
        <w:rPr>
          <w:rFonts w:hint="eastAsia" w:ascii="微软雅黑" w:hAnsi="微软雅黑" w:eastAsia="微软雅黑" w:cs="微软雅黑"/>
          <w:sz w:val="22"/>
        </w:rPr>
        <w:t>。</w:t>
      </w:r>
    </w:p>
    <w:p w14:paraId="51253A75">
      <w:pPr>
        <w:numPr>
          <w:ilvl w:val="0"/>
          <w:numId w:val="37"/>
        </w:numPr>
        <w:spacing w:before="120" w:after="120" w:line="288" w:lineRule="auto"/>
        <w:ind w:left="0"/>
        <w:jc w:val="left"/>
        <w:rPr>
          <w:del w:id="260" w:author="l" w:date="2026-03-16T11:18:58Z"/>
          <w:rFonts w:hint="eastAsia" w:ascii="微软雅黑" w:hAnsi="微软雅黑" w:eastAsia="微软雅黑" w:cs="微软雅黑"/>
        </w:rPr>
      </w:pPr>
      <w:del w:id="261" w:author="l" w:date="2026-03-16T11:18:58Z">
        <w:r>
          <w:rPr>
            <w:rFonts w:hint="eastAsia" w:ascii="微软雅黑" w:hAnsi="微软雅黑" w:eastAsia="微软雅黑" w:cs="微软雅黑"/>
            <w:b/>
            <w:sz w:val="22"/>
          </w:rPr>
          <w:delText>FR2.3</w:delText>
        </w:r>
      </w:del>
      <w:del w:id="262" w:author="l" w:date="2026-03-16T11:18:58Z">
        <w:r>
          <w:rPr>
            <w:rFonts w:hint="eastAsia" w:ascii="微软雅黑" w:hAnsi="微软雅黑" w:eastAsia="微软雅黑" w:cs="微软雅黑"/>
            <w:sz w:val="22"/>
          </w:rPr>
          <w:delText xml:space="preserve"> 天枢应将任务列表及上下文（数据集标识、参数等）通过API发送给OpenClaw，并指定响应格式要求。</w:delText>
        </w:r>
      </w:del>
    </w:p>
    <w:p w14:paraId="12C50574">
      <w:pPr>
        <w:spacing w:before="320" w:after="120" w:line="288" w:lineRule="auto"/>
        <w:ind w:left="0"/>
        <w:jc w:val="left"/>
        <w:outlineLvl w:val="1"/>
        <w:rPr>
          <w:rFonts w:hint="eastAsia" w:ascii="微软雅黑" w:hAnsi="微软雅黑" w:eastAsia="微软雅黑" w:cs="微软雅黑"/>
        </w:rPr>
      </w:pPr>
      <w:bookmarkStart w:id="11" w:name="heading_11"/>
      <w:r>
        <w:rPr>
          <w:rFonts w:hint="eastAsia" w:ascii="微软雅黑" w:hAnsi="微软雅黑" w:eastAsia="微软雅黑" w:cs="微软雅黑"/>
          <w:b/>
          <w:sz w:val="32"/>
        </w:rPr>
        <w:t>3.3 OpenClaw</w:t>
      </w:r>
      <w:bookmarkEnd w:id="11"/>
    </w:p>
    <w:p w14:paraId="5017D729">
      <w:pPr>
        <w:numPr>
          <w:ilvl w:val="0"/>
          <w:numId w:val="38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>用户在手机中与配置好的钉钉智能助手聊天，openclaw识别后触发对应操作</w:t>
      </w:r>
      <w:r>
        <w:rPr>
          <w:rFonts w:hint="eastAsia" w:ascii="微软雅黑" w:hAnsi="微软雅黑" w:eastAsia="微软雅黑" w:cs="微软雅黑"/>
          <w:sz w:val="22"/>
        </w:rPr>
        <w:t>。</w:t>
      </w:r>
    </w:p>
    <w:p w14:paraId="4800F868">
      <w:pPr>
        <w:spacing w:before="320" w:after="120" w:line="288" w:lineRule="auto"/>
        <w:ind w:left="0"/>
        <w:jc w:val="left"/>
        <w:outlineLvl w:val="1"/>
        <w:rPr>
          <w:rFonts w:hint="eastAsia" w:ascii="微软雅黑" w:hAnsi="微软雅黑" w:eastAsia="微软雅黑" w:cs="微软雅黑"/>
        </w:rPr>
      </w:pPr>
      <w:bookmarkStart w:id="12" w:name="heading_12"/>
      <w:r>
        <w:rPr>
          <w:rFonts w:hint="eastAsia" w:ascii="微软雅黑" w:hAnsi="微软雅黑" w:eastAsia="微软雅黑" w:cs="微软雅黑"/>
          <w:b/>
          <w:sz w:val="32"/>
        </w:rPr>
        <w:t>3.4 智元浏览器（本体可视化与交互）</w:t>
      </w:r>
      <w:bookmarkEnd w:id="12"/>
    </w:p>
    <w:p w14:paraId="37F95479">
      <w:pPr>
        <w:numPr>
          <w:ilvl w:val="0"/>
          <w:numId w:val="39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FR4.1</w:t>
      </w:r>
      <w:r>
        <w:rPr>
          <w:rFonts w:hint="eastAsia" w:ascii="微软雅黑" w:hAnsi="微软雅黑" w:eastAsia="微软雅黑" w:cs="微软雅黑"/>
          <w:sz w:val="22"/>
        </w:rPr>
        <w:t xml:space="preserve"> 智元浏览器应在本体库基础上，以图形化方式展示本体节点及其关系。</w:t>
      </w:r>
      <w:del w:id="263" w:author="l" w:date="2026-03-16T10:34:45Z">
        <w:r>
          <w:rPr>
            <w:rFonts w:hint="eastAsia" w:ascii="微软雅黑" w:hAnsi="微软雅黑" w:eastAsia="微软雅黑" w:cs="微软雅黑"/>
            <w:sz w:val="22"/>
          </w:rPr>
          <w:br w:type="textWrapping"/>
        </w:r>
      </w:del>
      <w:del w:id="264" w:author="l" w:date="2026-03-16T10:34:45Z">
        <w:r>
          <w:rPr>
            <w:rFonts w:hint="eastAsia" w:ascii="微软雅黑" w:hAnsi="微软雅黑" w:eastAsia="微软雅黑" w:cs="微软雅黑"/>
            <w:sz w:val="22"/>
          </w:rPr>
          <w:delText xml:space="preserve">        </w:delText>
        </w:r>
      </w:del>
    </w:p>
    <w:p w14:paraId="1EA72696">
      <w:pPr>
        <w:numPr>
          <w:ilvl w:val="0"/>
          <w:numId w:val="40"/>
        </w:numPr>
        <w:spacing w:before="120" w:after="120" w:line="288" w:lineRule="auto"/>
        <w:ind w:left="453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PC端：采用可缩放拖拽的网络图，节点可点击。</w:t>
      </w:r>
    </w:p>
    <w:p w14:paraId="779D64B8">
      <w:pPr>
        <w:numPr>
          <w:ilvl w:val="0"/>
          <w:numId w:val="41"/>
        </w:numPr>
        <w:spacing w:before="120" w:after="120" w:line="288" w:lineRule="auto"/>
        <w:ind w:left="453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移动端：采用简化网络图或层级列表，支持手势操作。</w:t>
      </w:r>
    </w:p>
    <w:p w14:paraId="0B2B3BC1">
      <w:pPr>
        <w:numPr>
          <w:ilvl w:val="0"/>
          <w:numId w:val="42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FR4.2</w:t>
      </w:r>
      <w:r>
        <w:rPr>
          <w:rFonts w:hint="eastAsia" w:ascii="微软雅黑" w:hAnsi="微软雅黑" w:eastAsia="微软雅黑" w:cs="微软雅黑"/>
          <w:sz w:val="22"/>
        </w:rPr>
        <w:t xml:space="preserve"> 点击节点应弹出详情卡片，显示节点属性（如名称、类型、置信度、权重等）。</w:t>
      </w:r>
    </w:p>
    <w:p w14:paraId="574291B4">
      <w:pPr>
        <w:numPr>
          <w:ilvl w:val="0"/>
          <w:numId w:val="43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FR4.3</w:t>
      </w:r>
      <w:r>
        <w:rPr>
          <w:rFonts w:hint="eastAsia" w:ascii="微软雅黑" w:hAnsi="微软雅黑" w:eastAsia="微软雅黑" w:cs="微软雅黑"/>
          <w:sz w:val="22"/>
        </w:rPr>
        <w:t xml:space="preserve"> 详情卡片中应提供评价入口（如【确认】/【质疑】按钮及文字输入框），用户可对特定本体关联进行反馈。</w:t>
      </w:r>
    </w:p>
    <w:p w14:paraId="1AFA4785">
      <w:pPr>
        <w:numPr>
          <w:ilvl w:val="0"/>
          <w:numId w:val="44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FR4.4</w:t>
      </w:r>
      <w:r>
        <w:rPr>
          <w:rFonts w:hint="eastAsia" w:ascii="微软雅黑" w:hAnsi="微软雅黑" w:eastAsia="微软雅黑" w:cs="微软雅黑"/>
          <w:sz w:val="22"/>
        </w:rPr>
        <w:t xml:space="preserve"> 当用户提交评价后，智元浏览器应实时反馈（如节点颜色、大小变化），体现评价已生效。</w:t>
      </w:r>
    </w:p>
    <w:p w14:paraId="2A0F5EB6">
      <w:pPr>
        <w:numPr>
          <w:ilvl w:val="0"/>
          <w:numId w:val="45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FR4.5</w:t>
      </w:r>
      <w:r>
        <w:rPr>
          <w:rFonts w:hint="eastAsia" w:ascii="微软雅黑" w:hAnsi="微软雅黑" w:eastAsia="微软雅黑" w:cs="微软雅黑"/>
          <w:sz w:val="22"/>
        </w:rPr>
        <w:t xml:space="preserve"> 在分析完成后，智元浏览器应自动高亮本次分析涉及的核心本体。</w:t>
      </w:r>
    </w:p>
    <w:p w14:paraId="0F6058B2">
      <w:pPr>
        <w:spacing w:before="320" w:after="120" w:line="288" w:lineRule="auto"/>
        <w:ind w:left="0"/>
        <w:jc w:val="left"/>
        <w:outlineLvl w:val="1"/>
        <w:rPr>
          <w:rFonts w:hint="eastAsia" w:ascii="微软雅黑" w:hAnsi="微软雅黑" w:eastAsia="微软雅黑" w:cs="微软雅黑"/>
        </w:rPr>
      </w:pPr>
      <w:bookmarkStart w:id="13" w:name="heading_13"/>
      <w:r>
        <w:rPr>
          <w:rFonts w:hint="eastAsia" w:ascii="微软雅黑" w:hAnsi="微软雅黑" w:eastAsia="微软雅黑" w:cs="微软雅黑"/>
          <w:b/>
          <w:sz w:val="32"/>
        </w:rPr>
        <w:t>3.5 多维数据BI（结果展示与对比）</w:t>
      </w:r>
      <w:bookmarkEnd w:id="13"/>
    </w:p>
    <w:p w14:paraId="0953019D">
      <w:pPr>
        <w:numPr>
          <w:ilvl w:val="0"/>
          <w:numId w:val="46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FR5.1</w:t>
      </w:r>
      <w:r>
        <w:rPr>
          <w:rFonts w:hint="eastAsia" w:ascii="微软雅黑" w:hAnsi="微软雅黑" w:eastAsia="微软雅黑" w:cs="微软雅黑"/>
          <w:sz w:val="22"/>
        </w:rPr>
        <w:t xml:space="preserve"> 多维数据BI应根据返回的数据，动态生成分析结果展示。</w:t>
      </w:r>
    </w:p>
    <w:p w14:paraId="1E46280C">
      <w:pPr>
        <w:numPr>
          <w:ilvl w:val="0"/>
          <w:numId w:val="47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FR5.2</w:t>
      </w:r>
      <w:r>
        <w:rPr>
          <w:rFonts w:hint="eastAsia" w:ascii="微软雅黑" w:hAnsi="微软雅黑" w:eastAsia="微软雅黑" w:cs="微软雅黑"/>
          <w:sz w:val="22"/>
        </w:rPr>
        <w:t xml:space="preserve"> 应支持多种可视化形式：表格、柱状图、火山图、韦恩图、生存曲线等（MVP阶段可预设几种图表类型）。</w:t>
      </w:r>
    </w:p>
    <w:p w14:paraId="01EFCE24">
      <w:pPr>
        <w:numPr>
          <w:ilvl w:val="0"/>
          <w:numId w:val="48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FR5.3</w:t>
      </w:r>
      <w:r>
        <w:rPr>
          <w:rFonts w:hint="eastAsia" w:ascii="微软雅黑" w:hAnsi="微软雅黑" w:eastAsia="微软雅黑" w:cs="微软雅黑"/>
          <w:sz w:val="22"/>
        </w:rPr>
        <w:t xml:space="preserve"> 针对双轨对比场景，应提供专门的对比视图：</w:t>
      </w:r>
      <w:r>
        <w:rPr>
          <w:rFonts w:hint="eastAsia" w:ascii="微软雅黑" w:hAnsi="微软雅黑" w:eastAsia="微软雅黑" w:cs="微软雅黑"/>
          <w:sz w:val="22"/>
        </w:rPr>
        <w:br w:type="textWrapping"/>
      </w:r>
      <w:r>
        <w:rPr>
          <w:rFonts w:hint="eastAsia" w:ascii="微软雅黑" w:hAnsi="微软雅黑" w:eastAsia="微软雅黑" w:cs="微软雅黑"/>
          <w:sz w:val="22"/>
        </w:rPr>
        <w:t xml:space="preserve">        </w:t>
      </w:r>
    </w:p>
    <w:p w14:paraId="02449E60">
      <w:pPr>
        <w:numPr>
          <w:ilvl w:val="0"/>
          <w:numId w:val="49"/>
        </w:numPr>
        <w:spacing w:before="120" w:after="120" w:line="288" w:lineRule="auto"/>
        <w:ind w:left="453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PC端：可采用并排表格、叠加图表、或带有差异高亮的融合视图。</w:t>
      </w:r>
    </w:p>
    <w:p w14:paraId="67CB7740">
      <w:pPr>
        <w:numPr>
          <w:ilvl w:val="0"/>
          <w:numId w:val="50"/>
        </w:numPr>
        <w:spacing w:before="120" w:after="120" w:line="288" w:lineRule="auto"/>
        <w:ind w:left="453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移动端：可通过横向滑动卡片或标签页切换查看两种结果。</w:t>
      </w:r>
    </w:p>
    <w:p w14:paraId="75AD374B">
      <w:pPr>
        <w:numPr>
          <w:ilvl w:val="0"/>
          <w:numId w:val="51"/>
        </w:numPr>
        <w:spacing w:before="120" w:after="120" w:line="288" w:lineRule="auto"/>
        <w:ind w:left="453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对比视图中应包含一致性指标（如重合基因数量、相关性系数等）。</w:t>
      </w:r>
    </w:p>
    <w:p w14:paraId="48AD9908">
      <w:pPr>
        <w:numPr>
          <w:ilvl w:val="0"/>
          <w:numId w:val="52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FR5.4</w:t>
      </w:r>
      <w:r>
        <w:rPr>
          <w:rFonts w:hint="eastAsia" w:ascii="微软雅黑" w:hAnsi="微软雅黑" w:eastAsia="微软雅黑" w:cs="微软雅黑"/>
          <w:sz w:val="22"/>
        </w:rPr>
        <w:t xml:space="preserve"> 用户可与图表进行基础交互（如点击表格行查看详情、缩放图表）。</w:t>
      </w:r>
    </w:p>
    <w:p w14:paraId="0BFA92EA">
      <w:pPr>
        <w:spacing w:before="320" w:after="120" w:line="288" w:lineRule="auto"/>
        <w:ind w:left="0"/>
        <w:jc w:val="left"/>
        <w:outlineLvl w:val="1"/>
        <w:rPr>
          <w:rFonts w:hint="eastAsia" w:ascii="微软雅黑" w:hAnsi="微软雅黑" w:eastAsia="微软雅黑" w:cs="微软雅黑"/>
        </w:rPr>
      </w:pPr>
      <w:bookmarkStart w:id="14" w:name="heading_14"/>
      <w:r>
        <w:rPr>
          <w:rFonts w:hint="eastAsia" w:ascii="微软雅黑" w:hAnsi="微软雅黑" w:eastAsia="微软雅黑" w:cs="微软雅黑"/>
          <w:b/>
          <w:sz w:val="32"/>
        </w:rPr>
        <w:t>3.6 用户评价与知识回写</w:t>
      </w:r>
      <w:bookmarkEnd w:id="14"/>
    </w:p>
    <w:p w14:paraId="7DC3F75F">
      <w:pPr>
        <w:numPr>
          <w:ilvl w:val="0"/>
          <w:numId w:val="53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FR6.1</w:t>
      </w:r>
      <w:r>
        <w:rPr>
          <w:rFonts w:hint="eastAsia" w:ascii="微软雅黑" w:hAnsi="微软雅黑" w:eastAsia="微软雅黑" w:cs="微软雅黑"/>
          <w:sz w:val="22"/>
        </w:rPr>
        <w:t xml:space="preserve"> 系统应在以下位置提供评价入口：</w:t>
      </w:r>
      <w:del w:id="265" w:author="l" w:date="2026-03-16T10:34:30Z">
        <w:r>
          <w:rPr>
            <w:rFonts w:hint="eastAsia" w:ascii="微软雅黑" w:hAnsi="微软雅黑" w:eastAsia="微软雅黑" w:cs="微软雅黑"/>
            <w:sz w:val="22"/>
          </w:rPr>
          <w:br w:type="textWrapping"/>
        </w:r>
      </w:del>
      <w:del w:id="266" w:author="l" w:date="2026-03-16T10:34:29Z">
        <w:r>
          <w:rPr>
            <w:rFonts w:hint="eastAsia" w:ascii="微软雅黑" w:hAnsi="微软雅黑" w:eastAsia="微软雅黑" w:cs="微软雅黑"/>
            <w:sz w:val="22"/>
          </w:rPr>
          <w:delText xml:space="preserve">    </w:delText>
        </w:r>
      </w:del>
      <w:del w:id="267" w:author="l" w:date="2026-03-16T10:34:28Z">
        <w:r>
          <w:rPr>
            <w:rFonts w:hint="eastAsia" w:ascii="微软雅黑" w:hAnsi="微软雅黑" w:eastAsia="微软雅黑" w:cs="微软雅黑"/>
            <w:sz w:val="22"/>
          </w:rPr>
          <w:delText xml:space="preserve">  </w:delText>
        </w:r>
      </w:del>
      <w:del w:id="268" w:author="l" w:date="2026-03-16T10:34:27Z">
        <w:r>
          <w:rPr>
            <w:rFonts w:hint="eastAsia" w:ascii="微软雅黑" w:hAnsi="微软雅黑" w:eastAsia="微软雅黑" w:cs="微软雅黑"/>
            <w:sz w:val="22"/>
          </w:rPr>
          <w:delText xml:space="preserve">  </w:delText>
        </w:r>
      </w:del>
    </w:p>
    <w:p w14:paraId="65E430DE">
      <w:pPr>
        <w:numPr>
          <w:ilvl w:val="0"/>
          <w:numId w:val="54"/>
        </w:numPr>
        <w:spacing w:before="120" w:after="120" w:line="288" w:lineRule="auto"/>
        <w:ind w:left="453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聊天对话框中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能显示完整推理链</w:t>
      </w:r>
      <w:r>
        <w:rPr>
          <w:rFonts w:hint="eastAsia" w:ascii="微软雅黑" w:hAnsi="微软雅黑" w:eastAsia="微软雅黑" w:cs="微软雅黑"/>
          <w:sz w:val="22"/>
        </w:rPr>
        <w:t>，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每一步推理都可以对齐评价</w:t>
      </w:r>
      <w:r>
        <w:rPr>
          <w:rFonts w:hint="eastAsia" w:ascii="微软雅黑" w:hAnsi="微软雅黑" w:eastAsia="微软雅黑" w:cs="微软雅黑"/>
          <w:sz w:val="22"/>
        </w:rPr>
        <w:t>。</w:t>
      </w:r>
    </w:p>
    <w:p w14:paraId="42DB798A">
      <w:pPr>
        <w:numPr>
          <w:ilvl w:val="0"/>
          <w:numId w:val="55"/>
        </w:numPr>
        <w:spacing w:before="120" w:after="120" w:line="288" w:lineRule="auto"/>
        <w:ind w:left="453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智元浏览器节点详情卡内，提供对具体本体关联的评价。</w:t>
      </w:r>
    </w:p>
    <w:p w14:paraId="0BE80A85">
      <w:pPr>
        <w:numPr>
          <w:ilvl w:val="0"/>
          <w:numId w:val="56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FR6.2</w:t>
      </w:r>
      <w:r>
        <w:rPr>
          <w:rFonts w:hint="eastAsia" w:ascii="微软雅黑" w:hAnsi="微软雅黑" w:eastAsia="微软雅黑" w:cs="微软雅黑"/>
          <w:sz w:val="22"/>
        </w:rPr>
        <w:t xml:space="preserve"> 所有评价应支持附加文字评论。</w:t>
      </w:r>
    </w:p>
    <w:p w14:paraId="6947AF23">
      <w:pPr>
        <w:numPr>
          <w:ilvl w:val="0"/>
          <w:numId w:val="57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FR6.3</w:t>
      </w:r>
      <w:r>
        <w:rPr>
          <w:rFonts w:hint="eastAsia" w:ascii="微软雅黑" w:hAnsi="微软雅黑" w:eastAsia="微软雅黑" w:cs="微软雅黑"/>
          <w:sz w:val="22"/>
        </w:rPr>
        <w:t xml:space="preserve"> 天枢应接收评价数据，并利用大模型解析文字评论，提取评价对象、情感倾向和具体内容。</w:t>
      </w:r>
    </w:p>
    <w:p w14:paraId="06DE6ED8">
      <w:pPr>
        <w:numPr>
          <w:ilvl w:val="0"/>
          <w:numId w:val="58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FR6.4</w:t>
      </w:r>
      <w:r>
        <w:rPr>
          <w:rFonts w:hint="eastAsia" w:ascii="微软雅黑" w:hAnsi="微软雅黑" w:eastAsia="微软雅黑" w:cs="微软雅黑"/>
          <w:sz w:val="22"/>
        </w:rPr>
        <w:t xml:space="preserve"> 天枢应根据解析结果，生成对本体库的更新指令：</w:t>
      </w:r>
      <w:del w:id="269" w:author="l" w:date="2026-03-16T10:34:37Z">
        <w:r>
          <w:rPr>
            <w:rFonts w:hint="eastAsia" w:ascii="微软雅黑" w:hAnsi="微软雅黑" w:eastAsia="微软雅黑" w:cs="微软雅黑"/>
            <w:sz w:val="22"/>
          </w:rPr>
          <w:br w:type="textWrapping"/>
        </w:r>
      </w:del>
      <w:del w:id="270" w:author="l" w:date="2026-03-16T10:34:36Z">
        <w:r>
          <w:rPr>
            <w:rFonts w:hint="eastAsia" w:ascii="微软雅黑" w:hAnsi="微软雅黑" w:eastAsia="微软雅黑" w:cs="微软雅黑"/>
            <w:sz w:val="22"/>
          </w:rPr>
          <w:delText xml:space="preserve">    </w:delText>
        </w:r>
      </w:del>
      <w:del w:id="271" w:author="l" w:date="2026-03-16T10:34:35Z">
        <w:r>
          <w:rPr>
            <w:rFonts w:hint="eastAsia" w:ascii="微软雅黑" w:hAnsi="微软雅黑" w:eastAsia="微软雅黑" w:cs="微软雅黑"/>
            <w:sz w:val="22"/>
          </w:rPr>
          <w:delText xml:space="preserve">    </w:delText>
        </w:r>
      </w:del>
    </w:p>
    <w:p w14:paraId="37ED9640">
      <w:pPr>
        <w:numPr>
          <w:ilvl w:val="0"/>
          <w:numId w:val="59"/>
        </w:numPr>
        <w:spacing w:before="120" w:after="120" w:line="288" w:lineRule="auto"/>
        <w:ind w:left="453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对于“分析流程”的评价，调整该流程对应的“逻辑工具权重”和“大模型权重”。</w:t>
      </w:r>
    </w:p>
    <w:p w14:paraId="76F7C14B">
      <w:pPr>
        <w:numPr>
          <w:ilvl w:val="0"/>
          <w:numId w:val="60"/>
        </w:numPr>
        <w:spacing w:before="120" w:after="120" w:line="288" w:lineRule="auto"/>
        <w:ind w:left="453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对于具体本体关联的评价，调整该关联的置信度或人工标记。</w:t>
      </w:r>
    </w:p>
    <w:p w14:paraId="253D5BE9">
      <w:pPr>
        <w:numPr>
          <w:ilvl w:val="0"/>
          <w:numId w:val="61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FR6.5</w:t>
      </w:r>
      <w:r>
        <w:rPr>
          <w:rFonts w:hint="eastAsia" w:ascii="微软雅黑" w:hAnsi="微软雅黑" w:eastAsia="微软雅黑" w:cs="微软雅黑"/>
          <w:sz w:val="22"/>
        </w:rPr>
        <w:t xml:space="preserve"> 权重调整规则需可配置（如计分法、加权平均法），初始规则由项目组与业务专家共同定义。</w:t>
      </w:r>
    </w:p>
    <w:p w14:paraId="51806EE8">
      <w:pPr>
        <w:numPr>
          <w:ilvl w:val="0"/>
          <w:numId w:val="62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2"/>
        </w:rPr>
      </w:pPr>
      <w:r>
        <w:rPr>
          <w:rFonts w:hint="eastAsia" w:ascii="微软雅黑" w:hAnsi="微软雅黑" w:eastAsia="微软雅黑" w:cs="微软雅黑"/>
          <w:b/>
          <w:sz w:val="22"/>
        </w:rPr>
        <w:t>FR6.6</w:t>
      </w:r>
      <w:r>
        <w:rPr>
          <w:rFonts w:hint="eastAsia" w:ascii="微软雅黑" w:hAnsi="微软雅黑" w:eastAsia="微软雅黑" w:cs="微软雅黑"/>
          <w:sz w:val="22"/>
        </w:rPr>
        <w:t xml:space="preserve"> 本体库更新后，前端相应视图应实时刷新，展示更新后的状态。</w:t>
      </w:r>
    </w:p>
    <w:p w14:paraId="087D6460">
      <w:pPr>
        <w:spacing w:before="320" w:after="120" w:line="288" w:lineRule="auto"/>
        <w:ind w:left="0"/>
        <w:jc w:val="left"/>
        <w:outlineLvl w:val="1"/>
        <w:rPr>
          <w:del w:id="272" w:author="l" w:date="2026-03-16T10:32:25Z"/>
          <w:rFonts w:hint="eastAsia" w:ascii="微软雅黑" w:hAnsi="微软雅黑" w:eastAsia="微软雅黑" w:cs="微软雅黑"/>
          <w:b/>
          <w:sz w:val="32"/>
          <w:lang w:val="en-US" w:eastAsia="zh-CN"/>
        </w:rPr>
      </w:pPr>
      <w:del w:id="273" w:author="l" w:date="2026-03-16T10:32:25Z">
        <w:r>
          <w:rPr>
            <w:rFonts w:hint="eastAsia" w:ascii="微软雅黑" w:hAnsi="微软雅黑" w:eastAsia="微软雅黑" w:cs="微软雅黑"/>
            <w:b/>
            <w:sz w:val="32"/>
            <w:lang w:val="en-US" w:eastAsia="zh-CN"/>
          </w:rPr>
          <w:delText>3.7 示例流程</w:delText>
        </w:r>
      </w:del>
    </w:p>
    <w:p w14:paraId="198A3C13">
      <w:pPr>
        <w:pStyle w:val="2"/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0" w:after="0" w:afterAutospacing="0"/>
        <w:ind w:left="0" w:right="0"/>
        <w:jc w:val="both"/>
        <w:rPr>
          <w:del w:id="274" w:author="l" w:date="2026-03-16T10:32:25Z"/>
          <w:rFonts w:hint="eastAsia" w:ascii="微软雅黑" w:hAnsi="微软雅黑" w:eastAsia="微软雅黑" w:cs="微软雅黑"/>
          <w:sz w:val="22"/>
          <w:szCs w:val="22"/>
        </w:rPr>
      </w:pPr>
      <w:del w:id="275" w:author="l" w:date="2026-03-16T10:32:25Z">
        <w:r>
          <w:rPr>
            <w:rFonts w:hint="eastAsia" w:ascii="微软雅黑" w:hAnsi="微软雅黑" w:eastAsia="微软雅黑" w:cs="微软雅黑"/>
            <w:sz w:val="22"/>
            <w:szCs w:val="22"/>
          </w:rPr>
          <w:delText xml:space="preserve"> </w:delText>
        </w:r>
      </w:del>
      <w:del w:id="276" w:author="l" w:date="2026-03-16T10:32:25Z">
        <w:r>
          <w:rPr>
            <w:rFonts w:hint="eastAsia" w:ascii="微软雅黑" w:hAnsi="微软雅黑" w:eastAsia="微软雅黑" w:cs="微软雅黑"/>
            <w:b w:val="0"/>
            <w:bCs w:val="0"/>
            <w:i w:val="0"/>
            <w:iCs w:val="0"/>
            <w:color w:val="0F1115"/>
            <w:spacing w:val="0"/>
            <w:w w:val="100"/>
            <w:sz w:val="22"/>
            <w:szCs w:val="22"/>
            <w:shd w:val="clear" w:fill="FFFFFF"/>
            <w:vertAlign w:val="baseline"/>
          </w:rPr>
          <w:delText>用户在聊天框中输入指令，例如：“我希望使用 [数据集名称] 数据，进行 [分析类型] 分析。”</w:delText>
        </w:r>
      </w:del>
    </w:p>
    <w:p w14:paraId="130604F0">
      <w:pPr>
        <w:pStyle w:val="2"/>
        <w:keepNext w:val="0"/>
        <w:keepLines w:val="0"/>
        <w:widowControl/>
        <w:numPr>
          <w:ilvl w:val="0"/>
          <w:numId w:val="25"/>
        </w:numPr>
        <w:suppressLineNumbers w:val="0"/>
        <w:spacing w:before="90" w:beforeAutospacing="0" w:after="0" w:afterAutospacing="0"/>
        <w:ind w:left="0" w:right="0"/>
        <w:jc w:val="both"/>
        <w:rPr>
          <w:del w:id="277" w:author="l" w:date="2026-03-16T10:32:25Z"/>
          <w:rFonts w:hint="eastAsia" w:ascii="微软雅黑" w:hAnsi="微软雅黑" w:eastAsia="微软雅黑" w:cs="微软雅黑"/>
          <w:sz w:val="22"/>
          <w:szCs w:val="22"/>
        </w:rPr>
      </w:pPr>
      <w:del w:id="278" w:author="l" w:date="2026-03-16T10:32:25Z">
        <w:r>
          <w:rPr>
            <w:rFonts w:hint="eastAsia" w:ascii="微软雅黑" w:hAnsi="微软雅黑" w:eastAsia="微软雅黑" w:cs="微软雅黑"/>
            <w:sz w:val="22"/>
            <w:szCs w:val="22"/>
          </w:rPr>
          <w:delText xml:space="preserve"> </w:delText>
        </w:r>
      </w:del>
      <w:del w:id="279" w:author="l" w:date="2026-03-16T10:32:25Z">
        <w:r>
          <w:rPr>
            <w:rFonts w:hint="eastAsia" w:ascii="微软雅黑" w:hAnsi="微软雅黑" w:eastAsia="微软雅黑" w:cs="微软雅黑"/>
            <w:b w:val="0"/>
            <w:bCs w:val="0"/>
            <w:i w:val="0"/>
            <w:iCs w:val="0"/>
            <w:color w:val="0F1115"/>
            <w:spacing w:val="0"/>
            <w:w w:val="100"/>
            <w:sz w:val="22"/>
            <w:szCs w:val="22"/>
            <w:shd w:val="clear" w:fill="FFFFFF"/>
            <w:vertAlign w:val="baseline"/>
          </w:rPr>
          <w:delText>大模型解析用户意图，依据预设提示词模板，并查询本体库中的分析规则，决策使用传统生信工具还是大模型自身对指定数据执行分析。</w:delText>
        </w:r>
      </w:del>
    </w:p>
    <w:p w14:paraId="547C07F3">
      <w:pPr>
        <w:pStyle w:val="2"/>
        <w:keepNext w:val="0"/>
        <w:keepLines w:val="0"/>
        <w:widowControl/>
        <w:numPr>
          <w:ilvl w:val="0"/>
          <w:numId w:val="25"/>
        </w:numPr>
        <w:suppressLineNumbers w:val="0"/>
        <w:spacing w:before="90" w:beforeAutospacing="0" w:after="0" w:afterAutospacing="0"/>
        <w:ind w:left="0" w:right="0"/>
        <w:jc w:val="both"/>
        <w:rPr>
          <w:del w:id="280" w:author="l" w:date="2026-03-16T10:32:25Z"/>
          <w:rFonts w:hint="eastAsia" w:ascii="微软雅黑" w:hAnsi="微软雅黑" w:eastAsia="微软雅黑" w:cs="微软雅黑"/>
          <w:sz w:val="22"/>
          <w:szCs w:val="22"/>
        </w:rPr>
      </w:pPr>
      <w:del w:id="281" w:author="l" w:date="2026-03-16T10:32:25Z">
        <w:r>
          <w:rPr>
            <w:rFonts w:hint="eastAsia" w:ascii="微软雅黑" w:hAnsi="微软雅黑" w:eastAsia="微软雅黑" w:cs="微软雅黑"/>
            <w:sz w:val="22"/>
            <w:szCs w:val="22"/>
          </w:rPr>
          <w:delText xml:space="preserve"> </w:delText>
        </w:r>
      </w:del>
      <w:del w:id="282" w:author="l" w:date="2026-03-16T10:32:25Z">
        <w:r>
          <w:rPr>
            <w:rFonts w:hint="eastAsia" w:ascii="微软雅黑" w:hAnsi="微软雅黑" w:eastAsia="微软雅黑" w:cs="微软雅黑"/>
            <w:b w:val="0"/>
            <w:bCs w:val="0"/>
            <w:i w:val="0"/>
            <w:iCs w:val="0"/>
            <w:color w:val="0F1115"/>
            <w:spacing w:val="0"/>
            <w:w w:val="100"/>
            <w:sz w:val="22"/>
            <w:szCs w:val="22"/>
            <w:shd w:val="clear" w:fill="FFFFFF"/>
            <w:vertAlign w:val="baseline"/>
          </w:rPr>
          <w:delText>聊天对话框中实时流式展示完整的推理过程，包括每一步骤是由大模型还是生信工具处理。对于每一步的执行结果，用户均可进行评价；相关评价经大模型理解后，结构化写回本体库，更新对应的知识属性。</w:delText>
        </w:r>
      </w:del>
    </w:p>
    <w:p w14:paraId="4A8D1C73">
      <w:pPr>
        <w:pStyle w:val="2"/>
        <w:keepNext w:val="0"/>
        <w:keepLines w:val="0"/>
        <w:widowControl/>
        <w:numPr>
          <w:ilvl w:val="0"/>
          <w:numId w:val="25"/>
        </w:numPr>
        <w:suppressLineNumbers w:val="0"/>
        <w:spacing w:before="90" w:beforeAutospacing="0" w:after="0" w:afterAutospacing="0"/>
        <w:ind w:left="0" w:right="0"/>
        <w:jc w:val="both"/>
        <w:rPr>
          <w:del w:id="283" w:author="l" w:date="2026-03-16T10:32:25Z"/>
          <w:rFonts w:hint="eastAsia" w:ascii="微软雅黑" w:hAnsi="微软雅黑" w:eastAsia="微软雅黑" w:cs="微软雅黑"/>
          <w:sz w:val="22"/>
          <w:szCs w:val="22"/>
        </w:rPr>
      </w:pPr>
      <w:del w:id="284" w:author="l" w:date="2026-03-16T10:32:25Z">
        <w:r>
          <w:rPr>
            <w:rFonts w:hint="eastAsia" w:ascii="微软雅黑" w:hAnsi="微软雅黑" w:eastAsia="微软雅黑" w:cs="微软雅黑"/>
            <w:sz w:val="22"/>
            <w:szCs w:val="22"/>
          </w:rPr>
          <w:delText xml:space="preserve"> </w:delText>
        </w:r>
      </w:del>
      <w:del w:id="285" w:author="l" w:date="2026-03-16T10:32:25Z">
        <w:r>
          <w:rPr>
            <w:rFonts w:hint="eastAsia" w:ascii="微软雅黑" w:hAnsi="微软雅黑" w:eastAsia="微软雅黑" w:cs="微软雅黑"/>
            <w:b w:val="0"/>
            <w:bCs w:val="0"/>
            <w:i w:val="0"/>
            <w:iCs w:val="0"/>
            <w:color w:val="0F1115"/>
            <w:spacing w:val="0"/>
            <w:w w:val="100"/>
            <w:sz w:val="22"/>
            <w:szCs w:val="22"/>
            <w:shd w:val="clear" w:fill="FFFFFF"/>
            <w:vertAlign w:val="baseline"/>
          </w:rPr>
          <w:delText>分析完成后，对话框展示最终结果摘要；智元浏览器同步高亮显示本次分析所涉及的本体节点及其关联关系；多维数据BI根据结果数据自动生成多维表格与可视化图表。</w:delText>
        </w:r>
      </w:del>
    </w:p>
    <w:p w14:paraId="5AAF9E7D">
      <w:pPr>
        <w:pStyle w:val="2"/>
        <w:keepNext w:val="0"/>
        <w:keepLines w:val="0"/>
        <w:widowControl/>
        <w:numPr>
          <w:ilvl w:val="0"/>
          <w:numId w:val="25"/>
        </w:numPr>
        <w:suppressLineNumbers w:val="0"/>
        <w:spacing w:before="90" w:beforeAutospacing="0" w:after="0" w:afterAutospacing="0"/>
        <w:ind w:left="0" w:right="0"/>
        <w:jc w:val="both"/>
        <w:rPr>
          <w:del w:id="286" w:author="l" w:date="2026-03-16T10:32:25Z"/>
          <w:rFonts w:hint="eastAsia" w:ascii="微软雅黑" w:hAnsi="微软雅黑" w:eastAsia="微软雅黑" w:cs="微软雅黑"/>
          <w:sz w:val="22"/>
          <w:szCs w:val="22"/>
        </w:rPr>
      </w:pPr>
      <w:del w:id="287" w:author="l" w:date="2026-03-16T10:32:25Z">
        <w:r>
          <w:rPr>
            <w:rFonts w:hint="eastAsia" w:ascii="微软雅黑" w:hAnsi="微软雅黑" w:eastAsia="微软雅黑" w:cs="微软雅黑"/>
            <w:sz w:val="22"/>
            <w:szCs w:val="22"/>
          </w:rPr>
          <w:delText xml:space="preserve"> </w:delText>
        </w:r>
      </w:del>
      <w:del w:id="288" w:author="l" w:date="2026-03-16T10:32:25Z">
        <w:r>
          <w:rPr>
            <w:rFonts w:hint="eastAsia" w:ascii="微软雅黑" w:hAnsi="微软雅黑" w:eastAsia="微软雅黑" w:cs="微软雅黑"/>
            <w:b w:val="0"/>
            <w:bCs w:val="0"/>
            <w:i w:val="0"/>
            <w:iCs w:val="0"/>
            <w:color w:val="0F1115"/>
            <w:spacing w:val="0"/>
            <w:w w:val="100"/>
            <w:sz w:val="22"/>
            <w:szCs w:val="22"/>
            <w:shd w:val="clear" w:fill="FFFFFF"/>
            <w:vertAlign w:val="baseline"/>
          </w:rPr>
          <w:delText>用户可对最终结果进行评价（如点赞/点踩、文字反馈），大模型解析评价内容后，再次将反馈写回本体库，实现知识闭环与持续优化。</w:delText>
        </w:r>
      </w:del>
    </w:p>
    <w:p w14:paraId="258E3506">
      <w:pPr>
        <w:numPr>
          <w:numId w:val="0"/>
        </w:numPr>
        <w:spacing w:before="120" w:after="120" w:line="288" w:lineRule="auto"/>
        <w:jc w:val="left"/>
        <w:rPr>
          <w:rFonts w:hint="eastAsia" w:ascii="微软雅黑" w:hAnsi="微软雅黑" w:eastAsia="微软雅黑" w:cs="微软雅黑"/>
          <w:sz w:val="22"/>
          <w:lang w:val="en-US" w:eastAsia="zh-CN"/>
        </w:rPr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quote-cjk-patc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15B0D5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B93D60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9A1541C5"/>
    <w:multiLevelType w:val="multilevel"/>
    <w:tmpl w:val="9A1541C5"/>
    <w:lvl w:ilvl="0" w:tentative="0">
      <w:start w:val="1"/>
      <w:numFmt w:val="decimal"/>
      <w:lvlText w:val="%1."/>
      <w:lvlJc w:val="left"/>
      <w:pPr>
        <w:ind w:left="720"/>
      </w:pPr>
    </w:lvl>
    <w:lvl w:ilvl="1" w:tentative="0">
      <w:start w:val="1"/>
      <w:numFmt w:val="lowerLetter"/>
      <w:lvlText w:val="%2."/>
      <w:lvlJc w:val="left"/>
      <w:pPr>
        <w:ind w:left="1440"/>
      </w:pPr>
    </w:lvl>
    <w:lvl w:ilvl="2" w:tentative="0">
      <w:start w:val="1"/>
      <w:numFmt w:val="lowerRoman"/>
      <w:lvlText w:val="%3."/>
      <w:lvlJc w:val="left"/>
      <w:pPr>
        <w:ind w:left="2160"/>
      </w:pPr>
    </w:lvl>
    <w:lvl w:ilvl="3" w:tentative="0">
      <w:start w:val="1"/>
      <w:numFmt w:val="decimal"/>
      <w:lvlText w:val="%4."/>
      <w:lvlJc w:val="left"/>
      <w:pPr>
        <w:ind w:left="2880"/>
      </w:pPr>
    </w:lvl>
    <w:lvl w:ilvl="4" w:tentative="0">
      <w:start w:val="1"/>
      <w:numFmt w:val="lowerLetter"/>
      <w:lvlText w:val="%5."/>
      <w:lvlJc w:val="left"/>
      <w:pPr>
        <w:ind w:left="3600"/>
      </w:pPr>
    </w:lvl>
    <w:lvl w:ilvl="5" w:tentative="0">
      <w:start w:val="1"/>
      <w:numFmt w:val="lowerRoman"/>
      <w:lvlText w:val="%6."/>
      <w:lvlJc w:val="left"/>
      <w:pPr>
        <w:ind w:left="4320"/>
      </w:pPr>
    </w:lvl>
    <w:lvl w:ilvl="6" w:tentative="0">
      <w:start w:val="1"/>
      <w:numFmt w:val="decimal"/>
      <w:lvlText w:val="%7."/>
      <w:lvlJc w:val="left"/>
      <w:pPr>
        <w:ind w:left="5040"/>
      </w:pPr>
    </w:lvl>
    <w:lvl w:ilvl="7" w:tentative="0">
      <w:start w:val="1"/>
      <w:numFmt w:val="lowerLetter"/>
      <w:lvlText w:val="%8."/>
      <w:lvlJc w:val="left"/>
      <w:pPr>
        <w:ind w:left="5760"/>
      </w:pPr>
    </w:lvl>
    <w:lvl w:ilvl="8" w:tentative="0">
      <w:start w:val="1"/>
      <w:numFmt w:val="lowerRoman"/>
      <w:lvlText w:val="%9."/>
      <w:lvlJc w:val="left"/>
      <w:pPr>
        <w:ind w:left="6480"/>
      </w:pPr>
    </w:lvl>
  </w:abstractNum>
  <w:abstractNum w:abstractNumId="8">
    <w:nsid w:val="9C8AC8EF"/>
    <w:multiLevelType w:val="singleLevel"/>
    <w:tmpl w:val="9C8AC8E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B53F3350"/>
    <w:multiLevelType w:val="singleLevel"/>
    <w:tmpl w:val="B53F335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B8CEF35B"/>
    <w:multiLevelType w:val="singleLevel"/>
    <w:tmpl w:val="B8CEF35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">
    <w:nsid w:val="BB64CFA9"/>
    <w:multiLevelType w:val="singleLevel"/>
    <w:tmpl w:val="BB64CF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BE923771"/>
    <w:multiLevelType w:val="singleLevel"/>
    <w:tmpl w:val="BE92377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C0915F4F"/>
    <w:multiLevelType w:val="singleLevel"/>
    <w:tmpl w:val="C0915F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D7D140E4"/>
    <w:multiLevelType w:val="singleLevel"/>
    <w:tmpl w:val="D7D140E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D7F9FE59"/>
    <w:multiLevelType w:val="singleLevel"/>
    <w:tmpl w:val="D7F9FE5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1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F206143E"/>
    <w:multiLevelType w:val="multilevel"/>
    <w:tmpl w:val="F206143E"/>
    <w:lvl w:ilvl="0" w:tentative="0">
      <w:start w:val="1"/>
      <w:numFmt w:val="decimal"/>
      <w:lvlText w:val="%1."/>
      <w:lvlJc w:val="left"/>
      <w:pPr>
        <w:ind w:left="720"/>
      </w:pPr>
    </w:lvl>
    <w:lvl w:ilvl="1" w:tentative="0">
      <w:start w:val="1"/>
      <w:numFmt w:val="lowerLetter"/>
      <w:lvlText w:val="%2."/>
      <w:lvlJc w:val="left"/>
      <w:pPr>
        <w:ind w:left="1440"/>
      </w:pPr>
    </w:lvl>
    <w:lvl w:ilvl="2" w:tentative="0">
      <w:start w:val="1"/>
      <w:numFmt w:val="lowerRoman"/>
      <w:lvlText w:val="%3."/>
      <w:lvlJc w:val="left"/>
      <w:pPr>
        <w:ind w:left="2160"/>
      </w:pPr>
    </w:lvl>
    <w:lvl w:ilvl="3" w:tentative="0">
      <w:start w:val="1"/>
      <w:numFmt w:val="decimal"/>
      <w:lvlText w:val="%4."/>
      <w:lvlJc w:val="left"/>
      <w:pPr>
        <w:ind w:left="2880"/>
      </w:pPr>
    </w:lvl>
    <w:lvl w:ilvl="4" w:tentative="0">
      <w:start w:val="1"/>
      <w:numFmt w:val="lowerLetter"/>
      <w:lvlText w:val="%5."/>
      <w:lvlJc w:val="left"/>
      <w:pPr>
        <w:ind w:left="3600"/>
      </w:pPr>
    </w:lvl>
    <w:lvl w:ilvl="5" w:tentative="0">
      <w:start w:val="1"/>
      <w:numFmt w:val="lowerRoman"/>
      <w:lvlText w:val="%6."/>
      <w:lvlJc w:val="left"/>
      <w:pPr>
        <w:ind w:left="4320"/>
      </w:pPr>
    </w:lvl>
    <w:lvl w:ilvl="6" w:tentative="0">
      <w:start w:val="1"/>
      <w:numFmt w:val="decimal"/>
      <w:lvlText w:val="%7."/>
      <w:lvlJc w:val="left"/>
      <w:pPr>
        <w:ind w:left="5040"/>
      </w:pPr>
    </w:lvl>
    <w:lvl w:ilvl="7" w:tentative="0">
      <w:start w:val="1"/>
      <w:numFmt w:val="lowerLetter"/>
      <w:lvlText w:val="%8."/>
      <w:lvlJc w:val="left"/>
      <w:pPr>
        <w:ind w:left="5760"/>
      </w:pPr>
    </w:lvl>
    <w:lvl w:ilvl="8" w:tentative="0">
      <w:start w:val="1"/>
      <w:numFmt w:val="lowerRoman"/>
      <w:lvlText w:val="%9."/>
      <w:lvlJc w:val="left"/>
      <w:pPr>
        <w:ind w:left="6480"/>
      </w:pPr>
    </w:lvl>
  </w:abstractNum>
  <w:abstractNum w:abstractNumId="23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03A63A41"/>
    <w:multiLevelType w:val="singleLevel"/>
    <w:tmpl w:val="03A63A4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7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0709FD3E"/>
    <w:multiLevelType w:val="singleLevel"/>
    <w:tmpl w:val="0709FD3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9">
    <w:nsid w:val="0C35D50F"/>
    <w:multiLevelType w:val="singleLevel"/>
    <w:tmpl w:val="0C35D50F"/>
    <w:lvl w:ilvl="0" w:tentative="0">
      <w:start w:val="3"/>
      <w:numFmt w:val="decimal"/>
      <w:suff w:val="space"/>
      <w:lvlText w:val="%1."/>
      <w:lvlJc w:val="left"/>
    </w:lvl>
  </w:abstractNum>
  <w:abstractNum w:abstractNumId="30">
    <w:nsid w:val="0CEF100B"/>
    <w:multiLevelType w:val="singleLevel"/>
    <w:tmpl w:val="0CEF100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1">
    <w:nsid w:val="0E640482"/>
    <w:multiLevelType w:val="singleLevel"/>
    <w:tmpl w:val="0E64048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2">
    <w:nsid w:val="0F9F9CCA"/>
    <w:multiLevelType w:val="singleLevel"/>
    <w:tmpl w:val="0F9F9C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12EADF99"/>
    <w:multiLevelType w:val="singleLevel"/>
    <w:tmpl w:val="12EADF9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1ACDE60F"/>
    <w:multiLevelType w:val="singleLevel"/>
    <w:tmpl w:val="1ACDE6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1C257C7B"/>
    <w:multiLevelType w:val="singleLevel"/>
    <w:tmpl w:val="1C257C7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6">
    <w:nsid w:val="23E97754"/>
    <w:multiLevelType w:val="singleLevel"/>
    <w:tmpl w:val="23E9775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7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322D85CA"/>
    <w:multiLevelType w:val="singleLevel"/>
    <w:tmpl w:val="322D85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32A7AF2D"/>
    <w:multiLevelType w:val="singleLevel"/>
    <w:tmpl w:val="32A7AF2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35E83B33"/>
    <w:multiLevelType w:val="singleLevel"/>
    <w:tmpl w:val="35E83B3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3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40B249F9"/>
    <w:multiLevelType w:val="singleLevel"/>
    <w:tmpl w:val="40B249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4C1BAE26"/>
    <w:multiLevelType w:val="singleLevel"/>
    <w:tmpl w:val="4C1BAE2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7">
    <w:nsid w:val="4C3D7A74"/>
    <w:multiLevelType w:val="singleLevel"/>
    <w:tmpl w:val="4C3D7A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58765686"/>
    <w:multiLevelType w:val="singleLevel"/>
    <w:tmpl w:val="5876568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0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">
    <w:nsid w:val="5E29AB5A"/>
    <w:multiLevelType w:val="singleLevel"/>
    <w:tmpl w:val="5E29AB5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3">
    <w:nsid w:val="5FFFB1A7"/>
    <w:multiLevelType w:val="singleLevel"/>
    <w:tmpl w:val="5FFFB1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60382F6E"/>
    <w:multiLevelType w:val="singleLevel"/>
    <w:tmpl w:val="60382F6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5">
    <w:nsid w:val="629F7852"/>
    <w:multiLevelType w:val="singleLevel"/>
    <w:tmpl w:val="629F785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6">
    <w:nsid w:val="65CD0074"/>
    <w:multiLevelType w:val="singleLevel"/>
    <w:tmpl w:val="65CD007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7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">
    <w:nsid w:val="74C28B35"/>
    <w:multiLevelType w:val="singleLevel"/>
    <w:tmpl w:val="74C28B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9">
    <w:nsid w:val="77ECEA79"/>
    <w:multiLevelType w:val="singleLevel"/>
    <w:tmpl w:val="77ECEA7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0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1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7"/>
  </w:num>
  <w:num w:numId="2">
    <w:abstractNumId w:val="24"/>
  </w:num>
  <w:num w:numId="3">
    <w:abstractNumId w:val="18"/>
  </w:num>
  <w:num w:numId="4">
    <w:abstractNumId w:val="50"/>
  </w:num>
  <w:num w:numId="5">
    <w:abstractNumId w:val="15"/>
  </w:num>
  <w:num w:numId="6">
    <w:abstractNumId w:val="11"/>
  </w:num>
  <w:num w:numId="7">
    <w:abstractNumId w:val="27"/>
  </w:num>
  <w:num w:numId="8">
    <w:abstractNumId w:val="38"/>
  </w:num>
  <w:num w:numId="9">
    <w:abstractNumId w:val="57"/>
  </w:num>
  <w:num w:numId="10">
    <w:abstractNumId w:val="25"/>
  </w:num>
  <w:num w:numId="11">
    <w:abstractNumId w:val="5"/>
  </w:num>
  <w:num w:numId="12">
    <w:abstractNumId w:val="39"/>
  </w:num>
  <w:num w:numId="13">
    <w:abstractNumId w:val="51"/>
  </w:num>
  <w:num w:numId="14">
    <w:abstractNumId w:val="17"/>
  </w:num>
  <w:num w:numId="15">
    <w:abstractNumId w:val="48"/>
  </w:num>
  <w:num w:numId="16">
    <w:abstractNumId w:val="23"/>
  </w:num>
  <w:num w:numId="17">
    <w:abstractNumId w:val="37"/>
  </w:num>
  <w:num w:numId="18">
    <w:abstractNumId w:val="21"/>
  </w:num>
  <w:num w:numId="19">
    <w:abstractNumId w:val="20"/>
  </w:num>
  <w:num w:numId="20">
    <w:abstractNumId w:val="8"/>
  </w:num>
  <w:num w:numId="21">
    <w:abstractNumId w:val="46"/>
  </w:num>
  <w:num w:numId="22">
    <w:abstractNumId w:val="54"/>
  </w:num>
  <w:num w:numId="23">
    <w:abstractNumId w:val="31"/>
  </w:num>
  <w:num w:numId="24">
    <w:abstractNumId w:val="29"/>
  </w:num>
  <w:num w:numId="25">
    <w:abstractNumId w:val="22"/>
  </w:num>
  <w:num w:numId="26">
    <w:abstractNumId w:val="45"/>
  </w:num>
  <w:num w:numId="27">
    <w:abstractNumId w:val="9"/>
  </w:num>
  <w:num w:numId="28">
    <w:abstractNumId w:val="60"/>
  </w:num>
  <w:num w:numId="29">
    <w:abstractNumId w:val="59"/>
  </w:num>
  <w:num w:numId="30">
    <w:abstractNumId w:val="14"/>
  </w:num>
  <w:num w:numId="31">
    <w:abstractNumId w:val="55"/>
  </w:num>
  <w:num w:numId="32">
    <w:abstractNumId w:val="6"/>
  </w:num>
  <w:num w:numId="33">
    <w:abstractNumId w:val="43"/>
  </w:num>
  <w:num w:numId="34">
    <w:abstractNumId w:val="2"/>
  </w:num>
  <w:num w:numId="35">
    <w:abstractNumId w:val="49"/>
  </w:num>
  <w:num w:numId="36">
    <w:abstractNumId w:val="61"/>
  </w:num>
  <w:num w:numId="37">
    <w:abstractNumId w:val="0"/>
  </w:num>
  <w:num w:numId="38">
    <w:abstractNumId w:val="13"/>
  </w:num>
  <w:num w:numId="39">
    <w:abstractNumId w:val="4"/>
  </w:num>
  <w:num w:numId="40">
    <w:abstractNumId w:val="12"/>
  </w:num>
  <w:num w:numId="41">
    <w:abstractNumId w:val="52"/>
  </w:num>
  <w:num w:numId="42">
    <w:abstractNumId w:val="1"/>
  </w:num>
  <w:num w:numId="43">
    <w:abstractNumId w:val="34"/>
  </w:num>
  <w:num w:numId="44">
    <w:abstractNumId w:val="3"/>
  </w:num>
  <w:num w:numId="45">
    <w:abstractNumId w:val="53"/>
  </w:num>
  <w:num w:numId="46">
    <w:abstractNumId w:val="58"/>
  </w:num>
  <w:num w:numId="47">
    <w:abstractNumId w:val="47"/>
  </w:num>
  <w:num w:numId="48">
    <w:abstractNumId w:val="40"/>
  </w:num>
  <w:num w:numId="49">
    <w:abstractNumId w:val="56"/>
  </w:num>
  <w:num w:numId="50">
    <w:abstractNumId w:val="28"/>
  </w:num>
  <w:num w:numId="51">
    <w:abstractNumId w:val="30"/>
  </w:num>
  <w:num w:numId="52">
    <w:abstractNumId w:val="19"/>
  </w:num>
  <w:num w:numId="53">
    <w:abstractNumId w:val="41"/>
  </w:num>
  <w:num w:numId="54">
    <w:abstractNumId w:val="35"/>
  </w:num>
  <w:num w:numId="55">
    <w:abstractNumId w:val="36"/>
  </w:num>
  <w:num w:numId="56">
    <w:abstractNumId w:val="10"/>
  </w:num>
  <w:num w:numId="57">
    <w:abstractNumId w:val="44"/>
  </w:num>
  <w:num w:numId="58">
    <w:abstractNumId w:val="32"/>
  </w:num>
  <w:num w:numId="59">
    <w:abstractNumId w:val="42"/>
  </w:num>
  <w:num w:numId="60">
    <w:abstractNumId w:val="26"/>
  </w:num>
  <w:num w:numId="61">
    <w:abstractNumId w:val="16"/>
  </w:num>
  <w:num w:numId="62">
    <w:abstractNumId w:val="33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l">
    <w15:presenceInfo w15:providerId="None" w15:userId="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trackRevisions w:val="1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8E2250"/>
    <w:rsid w:val="15E21563"/>
    <w:rsid w:val="16A8764A"/>
    <w:rsid w:val="286D6A86"/>
    <w:rsid w:val="291718D0"/>
    <w:rsid w:val="39085656"/>
    <w:rsid w:val="40F92C1E"/>
    <w:rsid w:val="45A005C7"/>
    <w:rsid w:val="58ED6343"/>
    <w:rsid w:val="65F63BD4"/>
    <w:rsid w:val="75AC3D6F"/>
    <w:rsid w:val="77373422"/>
    <w:rsid w:val="7818559A"/>
    <w:rsid w:val="7EDA306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microsoft.com/office/2011/relationships/people" Target="people.xml"/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3802</Words>
  <Characters>4258</Characters>
  <TotalTime>69</TotalTime>
  <ScaleCrop>false</ScaleCrop>
  <LinksUpToDate>false</LinksUpToDate>
  <CharactersWithSpaces>4389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2026-03-15T14:20:00Z</dcterms:created>
  <dc:creator>Apache POI</dc:creator>
  <cp:lastModifiedBy>l</cp:lastModifiedBy>
  <dcterms:modified xsi:type="dcterms:W3CDTF">2026-03-16T03:40:21Z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eyJoZGlkIjoiMzEwNTM5NzYwMDRjMzkwZTVkZjY2ODkwMGIxNGU0OTUiLCJ1c2VySWQiOiI1MjY4MjY0OTMifQ==</vt:lpwstr>
  </property>
  <property fmtid="{D5CDD505-2E9C-101B-9397-08002B2CF9AE}" pid="3" name="KSOProductBuildVer">
    <vt:lpwstr>2052-12.1.0.25225</vt:lpwstr>
  </property>
  <property fmtid="{D5CDD505-2E9C-101B-9397-08002B2CF9AE}" pid="4" name="ICV">
    <vt:lpwstr>89399A3A5A4047AD96FC7CF31CB9A92D_13</vt:lpwstr>
  </property>
  <property fmtid="{D5CDD505-2E9C-101B-9397-08002B2CF9AE}" pid="5" name="CWMdcce97e0229e11f180003d4500003c45">
    <vt:lpwstr>CWMwT5L8ACtM1Gwnl5E8s4PJDe2dlGzC8KAjTt4FPWZiUbi+ycCfPwKOBBn9YoZmB19IAEUKB2H9l065NAoBhj9jw==</vt:lpwstr>
  </property>
</Properties>
</file>